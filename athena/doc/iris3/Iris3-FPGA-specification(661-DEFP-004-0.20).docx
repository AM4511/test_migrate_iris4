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28A" w:rsidRPr="00C414DC" w:rsidRDefault="00F3728A">
      <w:pPr>
        <w:rPr>
          <w:b/>
          <w:lang w:val="en-CA"/>
        </w:rPr>
      </w:pPr>
    </w:p>
    <w:p w:rsidR="003E53ED" w:rsidRPr="00C414DC" w:rsidRDefault="00DB75BB" w:rsidP="003E53ED">
      <w:pPr>
        <w:pStyle w:val="RegularText"/>
        <w:pBdr>
          <w:bottom w:val="single" w:sz="4" w:space="1" w:color="auto"/>
        </w:pBdr>
        <w:jc w:val="center"/>
        <w:rPr>
          <w:rFonts w:ascii="Britannic Bold" w:hAnsi="Britannic Bold"/>
          <w:b/>
          <w:sz w:val="48"/>
          <w:lang w:val="en-CA"/>
        </w:rPr>
      </w:pPr>
      <w:r w:rsidRPr="00C414DC">
        <w:rPr>
          <w:rFonts w:ascii="Britannic Bold" w:hAnsi="Britannic Bold"/>
          <w:b/>
          <w:sz w:val="48"/>
          <w:lang w:val="fr-CA" w:eastAsia="fr-CA"/>
        </w:rPr>
        <w:drawing>
          <wp:inline distT="0" distB="0" distL="0" distR="0" wp14:anchorId="1A1224AD" wp14:editId="4515B333">
            <wp:extent cx="2773045" cy="819150"/>
            <wp:effectExtent l="0" t="0" r="8255" b="0"/>
            <wp:docPr id="1" name="Picture 1" descr="ima_logonew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_logonew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045" cy="819150"/>
                    </a:xfrm>
                    <a:prstGeom prst="rect">
                      <a:avLst/>
                    </a:prstGeom>
                    <a:noFill/>
                    <a:ln>
                      <a:noFill/>
                    </a:ln>
                  </pic:spPr>
                </pic:pic>
              </a:graphicData>
            </a:graphic>
          </wp:inline>
        </w:drawing>
      </w:r>
    </w:p>
    <w:p w:rsidR="003E53ED" w:rsidRPr="00C414DC" w:rsidRDefault="003E53ED" w:rsidP="003E53ED">
      <w:pPr>
        <w:pStyle w:val="RegularText"/>
        <w:pBdr>
          <w:bottom w:val="single" w:sz="4" w:space="1" w:color="auto"/>
        </w:pBdr>
        <w:jc w:val="center"/>
        <w:rPr>
          <w:rFonts w:ascii="Britannic Bold" w:hAnsi="Britannic Bold"/>
          <w:b/>
          <w:sz w:val="48"/>
          <w:lang w:val="en-CA"/>
        </w:rPr>
      </w:pPr>
    </w:p>
    <w:p w:rsidR="003E53ED" w:rsidRPr="00C414DC" w:rsidRDefault="0087473E" w:rsidP="003E53ED">
      <w:pPr>
        <w:pStyle w:val="RegularText"/>
        <w:framePr w:w="9504" w:h="2520" w:hRule="exact" w:wrap="around" w:vAnchor="page" w:hAnchor="page" w:x="1327" w:y="6845" w:anchorLock="1"/>
        <w:pBdr>
          <w:top w:val="single" w:sz="6" w:space="24" w:color="auto"/>
          <w:left w:val="single" w:sz="6" w:space="24" w:color="auto"/>
          <w:bottom w:val="single" w:sz="6" w:space="24" w:color="auto"/>
          <w:right w:val="single" w:sz="6" w:space="24" w:color="auto"/>
        </w:pBdr>
        <w:shd w:val="solid" w:color="auto" w:fill="auto"/>
        <w:spacing w:before="0" w:after="0"/>
        <w:jc w:val="right"/>
        <w:rPr>
          <w:b/>
          <w:i/>
          <w:sz w:val="72"/>
          <w:lang w:val="en-CA"/>
        </w:rPr>
      </w:pPr>
      <w:r w:rsidRPr="00C414DC">
        <w:rPr>
          <w:b/>
          <w:i/>
          <w:sz w:val="72"/>
          <w:lang w:val="en-CA"/>
        </w:rPr>
        <w:t>FPGA</w:t>
      </w:r>
    </w:p>
    <w:p w:rsidR="003E53ED" w:rsidRPr="00C414DC" w:rsidRDefault="003E53ED" w:rsidP="003E53ED">
      <w:pPr>
        <w:pStyle w:val="RegularText"/>
        <w:framePr w:w="9504" w:h="2520" w:hRule="exact" w:wrap="around" w:vAnchor="page" w:hAnchor="page" w:x="1327" w:y="6845" w:anchorLock="1"/>
        <w:pBdr>
          <w:top w:val="single" w:sz="6" w:space="24" w:color="auto"/>
          <w:left w:val="single" w:sz="6" w:space="24" w:color="auto"/>
          <w:bottom w:val="single" w:sz="6" w:space="24" w:color="auto"/>
          <w:right w:val="single" w:sz="6" w:space="24" w:color="auto"/>
        </w:pBdr>
        <w:shd w:val="solid" w:color="auto" w:fill="auto"/>
        <w:spacing w:before="0" w:after="0"/>
        <w:jc w:val="right"/>
        <w:rPr>
          <w:lang w:val="en-CA"/>
        </w:rPr>
      </w:pPr>
      <w:r w:rsidRPr="00C414DC">
        <w:rPr>
          <w:b/>
          <w:i/>
          <w:sz w:val="72"/>
          <w:lang w:val="en-CA"/>
        </w:rPr>
        <w:t>SPECIFICATION</w:t>
      </w:r>
    </w:p>
    <w:p w:rsidR="003E53ED" w:rsidRPr="00C414DC" w:rsidRDefault="003E53ED" w:rsidP="003E53ED">
      <w:pPr>
        <w:pStyle w:val="RegularText"/>
        <w:jc w:val="center"/>
        <w:rPr>
          <w:rFonts w:ascii="Britannic Bold" w:hAnsi="Britannic Bold"/>
          <w:b/>
          <w:sz w:val="48"/>
          <w:lang w:val="en-CA"/>
        </w:rPr>
      </w:pPr>
    </w:p>
    <w:p w:rsidR="00F3728A" w:rsidRPr="00C414DC" w:rsidRDefault="00F3728A">
      <w:pPr>
        <w:rPr>
          <w:lang w:val="en-CA"/>
        </w:rPr>
      </w:pPr>
    </w:p>
    <w:p w:rsidR="00D1395C" w:rsidRPr="00C414DC" w:rsidRDefault="00D1395C">
      <w:pPr>
        <w:rPr>
          <w:lang w:val="en-CA"/>
        </w:rPr>
      </w:pPr>
    </w:p>
    <w:p w:rsidR="00D1395C" w:rsidRPr="00C414DC" w:rsidRDefault="00D1395C">
      <w:pPr>
        <w:rPr>
          <w:lang w:val="en-CA"/>
        </w:rPr>
      </w:pPr>
    </w:p>
    <w:p w:rsidR="00971D55" w:rsidRPr="00C414DC" w:rsidRDefault="00971D55">
      <w:pPr>
        <w:rPr>
          <w:lang w:val="en-CA"/>
        </w:rPr>
      </w:pPr>
    </w:p>
    <w:p w:rsidR="00971D55" w:rsidRPr="00C414DC" w:rsidRDefault="00971D55">
      <w:pPr>
        <w:rPr>
          <w:lang w:val="en-CA"/>
        </w:rPr>
      </w:pPr>
    </w:p>
    <w:p w:rsidR="00971D55" w:rsidRPr="00C414DC" w:rsidRDefault="00971D55">
      <w:pPr>
        <w:rPr>
          <w:lang w:val="en-CA"/>
        </w:rPr>
      </w:pPr>
    </w:p>
    <w:p w:rsidR="00D1395C" w:rsidRPr="00C414DC" w:rsidRDefault="00D1395C">
      <w:pPr>
        <w:rPr>
          <w:lang w:val="en-CA"/>
        </w:rPr>
      </w:pPr>
    </w:p>
    <w:p w:rsidR="00004071" w:rsidRPr="00C414DC" w:rsidRDefault="00004071" w:rsidP="00971D55">
      <w:pPr>
        <w:ind w:left="3686" w:right="-119"/>
        <w:rPr>
          <w:b/>
          <w:sz w:val="24"/>
          <w:szCs w:val="24"/>
          <w:lang w:val="en-CA"/>
        </w:rPr>
      </w:pPr>
    </w:p>
    <w:p w:rsidR="00004071" w:rsidRPr="00C414DC" w:rsidRDefault="009B5D47" w:rsidP="009B5D47">
      <w:pPr>
        <w:tabs>
          <w:tab w:val="left" w:pos="8445"/>
        </w:tabs>
        <w:ind w:left="3686" w:right="-119"/>
        <w:rPr>
          <w:b/>
          <w:sz w:val="24"/>
          <w:szCs w:val="24"/>
          <w:lang w:val="en-CA"/>
        </w:rPr>
      </w:pPr>
      <w:r w:rsidRPr="00C414DC">
        <w:rPr>
          <w:b/>
          <w:sz w:val="24"/>
          <w:szCs w:val="24"/>
          <w:lang w:val="en-CA"/>
        </w:rPr>
        <w:tab/>
      </w:r>
    </w:p>
    <w:p w:rsidR="00004071" w:rsidRPr="00C414DC" w:rsidRDefault="00004071" w:rsidP="00971D55">
      <w:pPr>
        <w:ind w:left="3686" w:right="-119"/>
        <w:rPr>
          <w:b/>
          <w:sz w:val="24"/>
          <w:szCs w:val="24"/>
          <w:lang w:val="en-CA"/>
        </w:rPr>
      </w:pPr>
    </w:p>
    <w:p w:rsidR="00D1395C" w:rsidRPr="00C414DC" w:rsidRDefault="0087473E" w:rsidP="00971D55">
      <w:pPr>
        <w:ind w:left="3686" w:right="-119"/>
        <w:rPr>
          <w:sz w:val="24"/>
          <w:szCs w:val="24"/>
          <w:lang w:val="en-CA"/>
        </w:rPr>
      </w:pPr>
      <w:r w:rsidRPr="00C414DC">
        <w:rPr>
          <w:b/>
          <w:sz w:val="24"/>
          <w:szCs w:val="24"/>
          <w:lang w:val="en-CA"/>
        </w:rPr>
        <w:t>Project</w:t>
      </w:r>
      <w:r w:rsidR="004950B5" w:rsidRPr="00C414DC">
        <w:rPr>
          <w:b/>
          <w:sz w:val="24"/>
          <w:szCs w:val="24"/>
          <w:lang w:val="en-CA"/>
        </w:rPr>
        <w:t>:</w:t>
      </w:r>
      <w:r w:rsidR="004950B5" w:rsidRPr="00C414DC">
        <w:rPr>
          <w:sz w:val="24"/>
          <w:szCs w:val="24"/>
          <w:lang w:val="en-CA"/>
        </w:rPr>
        <w:t xml:space="preserve"> </w:t>
      </w:r>
      <w:r w:rsidR="005C6EB9" w:rsidRPr="00C414DC">
        <w:rPr>
          <w:sz w:val="24"/>
          <w:szCs w:val="24"/>
          <w:lang w:val="en-CA"/>
        </w:rPr>
        <w:t>Iris3</w:t>
      </w:r>
      <w:r w:rsidR="004950B5" w:rsidRPr="00C414DC">
        <w:rPr>
          <w:sz w:val="24"/>
          <w:szCs w:val="24"/>
          <w:lang w:val="en-CA"/>
        </w:rPr>
        <w:t xml:space="preserve"> (</w:t>
      </w:r>
      <w:r w:rsidR="005C6EB9" w:rsidRPr="00C414DC">
        <w:rPr>
          <w:sz w:val="24"/>
          <w:szCs w:val="24"/>
          <w:lang w:val="en-CA"/>
        </w:rPr>
        <w:t>661</w:t>
      </w:r>
      <w:r w:rsidR="004950B5" w:rsidRPr="00C414DC">
        <w:rPr>
          <w:sz w:val="24"/>
          <w:szCs w:val="24"/>
          <w:lang w:val="en-CA"/>
        </w:rPr>
        <w:t>)</w:t>
      </w:r>
    </w:p>
    <w:p w:rsidR="00706A04" w:rsidRPr="00C414DC" w:rsidRDefault="00971D55" w:rsidP="00971D55">
      <w:pPr>
        <w:ind w:left="3686" w:right="-119"/>
        <w:rPr>
          <w:sz w:val="24"/>
          <w:szCs w:val="24"/>
          <w:lang w:val="en-CA"/>
        </w:rPr>
      </w:pPr>
      <w:r w:rsidRPr="00C414DC">
        <w:rPr>
          <w:b/>
          <w:sz w:val="24"/>
          <w:szCs w:val="24"/>
          <w:lang w:val="en-CA"/>
        </w:rPr>
        <w:t xml:space="preserve">Document </w:t>
      </w:r>
      <w:r w:rsidR="0087473E" w:rsidRPr="00C414DC">
        <w:rPr>
          <w:b/>
          <w:sz w:val="24"/>
          <w:szCs w:val="24"/>
          <w:lang w:val="en-CA"/>
        </w:rPr>
        <w:t>Title</w:t>
      </w:r>
      <w:r w:rsidR="004950B5" w:rsidRPr="00C414DC">
        <w:rPr>
          <w:b/>
          <w:sz w:val="24"/>
          <w:szCs w:val="24"/>
          <w:lang w:val="en-CA"/>
        </w:rPr>
        <w:t>:</w:t>
      </w:r>
      <w:r w:rsidR="004950B5" w:rsidRPr="00C414DC">
        <w:rPr>
          <w:sz w:val="24"/>
          <w:szCs w:val="24"/>
          <w:lang w:val="en-CA"/>
        </w:rPr>
        <w:t xml:space="preserve"> </w:t>
      </w:r>
      <w:r w:rsidR="005C6EB9" w:rsidRPr="00C414DC">
        <w:rPr>
          <w:sz w:val="24"/>
          <w:szCs w:val="24"/>
          <w:lang w:val="en-CA"/>
        </w:rPr>
        <w:t>Iris3 FPGA specification</w:t>
      </w:r>
    </w:p>
    <w:p w:rsidR="00706A04" w:rsidRPr="00C414DC" w:rsidRDefault="00971D55" w:rsidP="00971D55">
      <w:pPr>
        <w:ind w:left="3686" w:right="-119"/>
        <w:rPr>
          <w:sz w:val="24"/>
          <w:szCs w:val="24"/>
          <w:lang w:val="en-CA"/>
        </w:rPr>
      </w:pPr>
      <w:r w:rsidRPr="00C414DC">
        <w:rPr>
          <w:b/>
          <w:sz w:val="24"/>
          <w:szCs w:val="24"/>
          <w:lang w:val="en-CA"/>
        </w:rPr>
        <w:t xml:space="preserve">Document </w:t>
      </w:r>
      <w:r w:rsidR="0087473E" w:rsidRPr="00C414DC">
        <w:rPr>
          <w:b/>
          <w:sz w:val="24"/>
          <w:szCs w:val="24"/>
          <w:lang w:val="en-CA"/>
        </w:rPr>
        <w:t>Number and Revision</w:t>
      </w:r>
      <w:r w:rsidR="00706A04" w:rsidRPr="00C414DC">
        <w:rPr>
          <w:b/>
          <w:sz w:val="24"/>
          <w:szCs w:val="24"/>
          <w:lang w:val="en-CA"/>
        </w:rPr>
        <w:t>:</w:t>
      </w:r>
      <w:r w:rsidR="00706A04" w:rsidRPr="00C414DC">
        <w:rPr>
          <w:sz w:val="24"/>
          <w:szCs w:val="24"/>
          <w:lang w:val="en-CA"/>
        </w:rPr>
        <w:t xml:space="preserve"> </w:t>
      </w:r>
      <w:r w:rsidR="005C6EB9" w:rsidRPr="00C414DC">
        <w:rPr>
          <w:sz w:val="24"/>
          <w:szCs w:val="24"/>
          <w:lang w:val="en-CA"/>
        </w:rPr>
        <w:t>661</w:t>
      </w:r>
      <w:r w:rsidR="0087473E" w:rsidRPr="00C414DC">
        <w:rPr>
          <w:sz w:val="24"/>
          <w:szCs w:val="24"/>
          <w:lang w:val="en-CA"/>
        </w:rPr>
        <w:t>-DE</w:t>
      </w:r>
      <w:r w:rsidR="009B5D47" w:rsidRPr="00C414DC">
        <w:rPr>
          <w:sz w:val="24"/>
          <w:szCs w:val="24"/>
          <w:lang w:val="en-CA"/>
        </w:rPr>
        <w:t>F</w:t>
      </w:r>
      <w:r w:rsidR="00B274C2" w:rsidRPr="00C414DC">
        <w:rPr>
          <w:sz w:val="24"/>
          <w:szCs w:val="24"/>
          <w:lang w:val="en-CA"/>
        </w:rPr>
        <w:t>P</w:t>
      </w:r>
      <w:r w:rsidR="0087473E" w:rsidRPr="00C414DC">
        <w:rPr>
          <w:sz w:val="24"/>
          <w:szCs w:val="24"/>
          <w:lang w:val="en-CA"/>
        </w:rPr>
        <w:t>-</w:t>
      </w:r>
      <w:r w:rsidR="005C6EB9" w:rsidRPr="00C414DC">
        <w:rPr>
          <w:sz w:val="24"/>
          <w:szCs w:val="24"/>
          <w:lang w:val="en-CA"/>
        </w:rPr>
        <w:t>004</w:t>
      </w:r>
      <w:r w:rsidR="0087473E" w:rsidRPr="00C414DC">
        <w:rPr>
          <w:sz w:val="24"/>
          <w:szCs w:val="24"/>
          <w:lang w:val="en-CA"/>
        </w:rPr>
        <w:t>-</w:t>
      </w:r>
      <w:r w:rsidR="005C6EB9" w:rsidRPr="00C414DC">
        <w:rPr>
          <w:sz w:val="24"/>
          <w:szCs w:val="24"/>
          <w:lang w:val="en-CA"/>
        </w:rPr>
        <w:t>0</w:t>
      </w:r>
      <w:r w:rsidR="0087473E" w:rsidRPr="00C414DC">
        <w:rPr>
          <w:sz w:val="24"/>
          <w:szCs w:val="24"/>
          <w:lang w:val="en-CA"/>
        </w:rPr>
        <w:t>.</w:t>
      </w:r>
      <w:ins w:id="0" w:author="Jean-Francois Larin" w:date="2015-11-27T08:42:00Z">
        <w:r w:rsidR="00E178E9">
          <w:rPr>
            <w:sz w:val="24"/>
            <w:szCs w:val="24"/>
            <w:lang w:val="en-CA"/>
          </w:rPr>
          <w:t>20</w:t>
        </w:r>
      </w:ins>
    </w:p>
    <w:p w:rsidR="00EE61E5" w:rsidRPr="00C414DC" w:rsidRDefault="0087473E" w:rsidP="00971D55">
      <w:pPr>
        <w:ind w:left="3686" w:right="-119"/>
        <w:rPr>
          <w:sz w:val="24"/>
          <w:szCs w:val="24"/>
          <w:lang w:val="en-CA"/>
        </w:rPr>
      </w:pPr>
      <w:r w:rsidRPr="00C414DC">
        <w:rPr>
          <w:b/>
          <w:sz w:val="24"/>
          <w:szCs w:val="24"/>
          <w:lang w:val="en-CA"/>
        </w:rPr>
        <w:t>Author</w:t>
      </w:r>
      <w:r w:rsidR="00706A04" w:rsidRPr="00C414DC">
        <w:rPr>
          <w:b/>
          <w:sz w:val="24"/>
          <w:szCs w:val="24"/>
          <w:lang w:val="en-CA"/>
        </w:rPr>
        <w:t>:</w:t>
      </w:r>
      <w:r w:rsidR="00706A04" w:rsidRPr="00C414DC">
        <w:rPr>
          <w:sz w:val="24"/>
          <w:szCs w:val="24"/>
          <w:lang w:val="en-CA"/>
        </w:rPr>
        <w:t xml:space="preserve"> </w:t>
      </w:r>
      <w:r w:rsidR="00EE61E5" w:rsidRPr="00C414DC">
        <w:rPr>
          <w:sz w:val="24"/>
          <w:szCs w:val="24"/>
          <w:lang w:val="en-CA"/>
        </w:rPr>
        <w:t>J</w:t>
      </w:r>
      <w:r w:rsidR="005C6EB9" w:rsidRPr="00C414DC">
        <w:rPr>
          <w:sz w:val="24"/>
          <w:szCs w:val="24"/>
          <w:lang w:val="en-CA"/>
        </w:rPr>
        <w:t>ean-François Larin</w:t>
      </w:r>
      <w:r w:rsidR="00EE61E5" w:rsidRPr="00C414DC">
        <w:rPr>
          <w:sz w:val="24"/>
          <w:szCs w:val="24"/>
          <w:lang w:val="en-CA"/>
        </w:rPr>
        <w:t xml:space="preserve">, </w:t>
      </w:r>
      <w:proofErr w:type="spellStart"/>
      <w:r w:rsidR="00EE61E5" w:rsidRPr="00C414DC">
        <w:rPr>
          <w:sz w:val="24"/>
          <w:szCs w:val="24"/>
          <w:lang w:val="en-CA"/>
        </w:rPr>
        <w:t>ing</w:t>
      </w:r>
      <w:proofErr w:type="spellEnd"/>
      <w:r w:rsidR="00EE61E5" w:rsidRPr="00C414DC">
        <w:rPr>
          <w:sz w:val="24"/>
          <w:szCs w:val="24"/>
          <w:lang w:val="en-CA"/>
        </w:rPr>
        <w:t xml:space="preserve"> #</w:t>
      </w:r>
      <w:r w:rsidR="002021BB" w:rsidRPr="00C414DC">
        <w:rPr>
          <w:sz w:val="24"/>
          <w:szCs w:val="24"/>
          <w:lang w:val="en-CA"/>
        </w:rPr>
        <w:t>121322</w:t>
      </w:r>
    </w:p>
    <w:p w:rsidR="006611B5" w:rsidRPr="00C414DC" w:rsidRDefault="006611B5" w:rsidP="00971D55">
      <w:pPr>
        <w:ind w:left="3686" w:right="-119"/>
        <w:rPr>
          <w:sz w:val="24"/>
          <w:szCs w:val="24"/>
          <w:lang w:val="en-CA"/>
        </w:rPr>
      </w:pPr>
      <w:r w:rsidRPr="00C414DC">
        <w:rPr>
          <w:b/>
          <w:sz w:val="24"/>
          <w:szCs w:val="24"/>
          <w:lang w:val="en-CA"/>
        </w:rPr>
        <w:t xml:space="preserve">               </w:t>
      </w:r>
      <w:r w:rsidRPr="00C414DC">
        <w:rPr>
          <w:sz w:val="24"/>
          <w:szCs w:val="24"/>
          <w:lang w:val="en-CA"/>
        </w:rPr>
        <w:t>Javier Mansilla</w:t>
      </w:r>
    </w:p>
    <w:p w:rsidR="00EE61E5" w:rsidRPr="00C414DC" w:rsidRDefault="0087473E" w:rsidP="00971D55">
      <w:pPr>
        <w:ind w:left="3686" w:right="-119"/>
        <w:rPr>
          <w:sz w:val="24"/>
          <w:szCs w:val="24"/>
          <w:lang w:val="en-CA"/>
        </w:rPr>
      </w:pPr>
      <w:r w:rsidRPr="00C414DC">
        <w:rPr>
          <w:b/>
          <w:sz w:val="24"/>
          <w:szCs w:val="24"/>
          <w:lang w:val="en-CA"/>
        </w:rPr>
        <w:t>Date</w:t>
      </w:r>
      <w:r w:rsidR="00EE61E5" w:rsidRPr="00C414DC">
        <w:rPr>
          <w:b/>
          <w:sz w:val="24"/>
          <w:szCs w:val="24"/>
          <w:lang w:val="en-CA"/>
        </w:rPr>
        <w:t>:</w:t>
      </w:r>
      <w:r w:rsidR="00EE61E5" w:rsidRPr="00C414DC">
        <w:rPr>
          <w:sz w:val="24"/>
          <w:szCs w:val="24"/>
          <w:lang w:val="en-CA"/>
        </w:rPr>
        <w:t xml:space="preserve"> </w:t>
      </w:r>
      <w:r w:rsidR="006D72F1" w:rsidRPr="00C414DC">
        <w:rPr>
          <w:sz w:val="24"/>
          <w:szCs w:val="24"/>
          <w:lang w:val="en-CA"/>
        </w:rPr>
        <w:t>201</w:t>
      </w:r>
      <w:r w:rsidR="006D72F1">
        <w:rPr>
          <w:sz w:val="24"/>
          <w:szCs w:val="24"/>
          <w:lang w:val="en-CA"/>
        </w:rPr>
        <w:t>5</w:t>
      </w:r>
      <w:r w:rsidR="00EE61E5" w:rsidRPr="00C414DC">
        <w:rPr>
          <w:sz w:val="24"/>
          <w:szCs w:val="24"/>
          <w:lang w:val="en-CA"/>
        </w:rPr>
        <w:t>-</w:t>
      </w:r>
      <w:r w:rsidR="00BD330D">
        <w:rPr>
          <w:sz w:val="24"/>
          <w:szCs w:val="24"/>
          <w:lang w:val="en-CA"/>
        </w:rPr>
        <w:t>10</w:t>
      </w:r>
      <w:r w:rsidR="00EE61E5" w:rsidRPr="00C414DC">
        <w:rPr>
          <w:sz w:val="24"/>
          <w:szCs w:val="24"/>
          <w:lang w:val="en-CA"/>
        </w:rPr>
        <w:t>-</w:t>
      </w:r>
      <w:r w:rsidR="006609A7">
        <w:rPr>
          <w:sz w:val="24"/>
          <w:szCs w:val="24"/>
          <w:lang w:val="en-CA"/>
        </w:rPr>
        <w:t>1</w:t>
      </w:r>
      <w:r w:rsidR="00BD330D">
        <w:rPr>
          <w:sz w:val="24"/>
          <w:szCs w:val="24"/>
          <w:lang w:val="en-CA"/>
        </w:rPr>
        <w:t>5</w:t>
      </w:r>
    </w:p>
    <w:p w:rsidR="00EE61E5" w:rsidRPr="00C414DC" w:rsidRDefault="00EE61E5" w:rsidP="00971D55">
      <w:pPr>
        <w:ind w:left="3686" w:right="-119"/>
        <w:rPr>
          <w:sz w:val="24"/>
          <w:szCs w:val="24"/>
          <w:lang w:val="en-CA"/>
        </w:rPr>
      </w:pPr>
    </w:p>
    <w:p w:rsidR="00EE61E5" w:rsidRPr="00C414DC" w:rsidRDefault="00EE61E5" w:rsidP="00971D55">
      <w:pPr>
        <w:ind w:left="3686" w:right="-119"/>
        <w:rPr>
          <w:b/>
          <w:sz w:val="24"/>
          <w:szCs w:val="24"/>
          <w:lang w:val="en-CA"/>
        </w:rPr>
      </w:pPr>
    </w:p>
    <w:p w:rsidR="005C6EB9" w:rsidRPr="00C414DC" w:rsidRDefault="005C6EB9" w:rsidP="00971D55">
      <w:pPr>
        <w:ind w:left="3686" w:right="-119"/>
        <w:rPr>
          <w:b/>
          <w:sz w:val="24"/>
          <w:szCs w:val="24"/>
          <w:lang w:val="en-CA"/>
        </w:rPr>
      </w:pPr>
    </w:p>
    <w:p w:rsidR="005C6EB9" w:rsidRPr="00C414DC" w:rsidRDefault="005C6EB9" w:rsidP="00971D55">
      <w:pPr>
        <w:ind w:left="3686" w:right="-119"/>
        <w:rPr>
          <w:b/>
          <w:sz w:val="24"/>
          <w:szCs w:val="24"/>
          <w:lang w:val="en-CA"/>
        </w:rPr>
      </w:pPr>
    </w:p>
    <w:p w:rsidR="005C6EB9" w:rsidRPr="00C414DC" w:rsidRDefault="005C6EB9" w:rsidP="00971D55">
      <w:pPr>
        <w:ind w:left="3686" w:right="-119"/>
        <w:rPr>
          <w:sz w:val="24"/>
          <w:szCs w:val="24"/>
          <w:lang w:val="en-CA"/>
        </w:rPr>
      </w:pPr>
    </w:p>
    <w:p w:rsidR="0087473E" w:rsidRPr="00C414DC" w:rsidRDefault="0087473E" w:rsidP="00971D55">
      <w:pPr>
        <w:ind w:left="3686" w:right="-119"/>
        <w:rPr>
          <w:sz w:val="24"/>
          <w:szCs w:val="24"/>
          <w:lang w:val="en-CA"/>
        </w:rPr>
      </w:pPr>
    </w:p>
    <w:p w:rsidR="0087473E" w:rsidRPr="00C414DC" w:rsidRDefault="0087473E" w:rsidP="00971D55">
      <w:pPr>
        <w:ind w:left="3686" w:right="-119"/>
        <w:rPr>
          <w:sz w:val="24"/>
          <w:szCs w:val="24"/>
          <w:lang w:val="en-CA"/>
        </w:rPr>
      </w:pPr>
    </w:p>
    <w:p w:rsidR="0087473E" w:rsidRPr="00C414DC" w:rsidRDefault="00DB75BB" w:rsidP="0087473E">
      <w:pPr>
        <w:rPr>
          <w:b/>
          <w:sz w:val="32"/>
          <w:lang w:val="en-CA"/>
        </w:rPr>
      </w:pPr>
      <w:r w:rsidRPr="00C414DC">
        <w:rPr>
          <w:b/>
          <w:noProof/>
          <w:sz w:val="32"/>
          <w:lang w:eastAsia="fr-CA"/>
        </w:rPr>
        <mc:AlternateContent>
          <mc:Choice Requires="wps">
            <w:drawing>
              <wp:anchor distT="0" distB="0" distL="114300" distR="114300" simplePos="0" relativeHeight="251657728" behindDoc="0" locked="0" layoutInCell="1" allowOverlap="1" wp14:anchorId="57903DDC" wp14:editId="53A2125D">
                <wp:simplePos x="0" y="0"/>
                <wp:positionH relativeFrom="column">
                  <wp:posOffset>114300</wp:posOffset>
                </wp:positionH>
                <wp:positionV relativeFrom="paragraph">
                  <wp:posOffset>153035</wp:posOffset>
                </wp:positionV>
                <wp:extent cx="5394960" cy="914400"/>
                <wp:effectExtent l="0" t="0" r="0"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4960" cy="914400"/>
                        </a:xfrm>
                        <a:prstGeom prst="rect">
                          <a:avLst/>
                        </a:prstGeom>
                        <a:solidFill>
                          <a:srgbClr val="FFFFFF"/>
                        </a:solidFill>
                        <a:ln w="19050">
                          <a:solidFill>
                            <a:srgbClr val="000000"/>
                          </a:solidFill>
                          <a:miter lim="800000"/>
                          <a:headEnd/>
                          <a:tailEnd/>
                        </a:ln>
                      </wps:spPr>
                      <wps:txbx>
                        <w:txbxContent>
                          <w:p w:rsidR="00EC2308" w:rsidRDefault="00EC2308" w:rsidP="0087473E">
                            <w:pPr>
                              <w:jc w:val="both"/>
                              <w:rPr>
                                <w:sz w:val="28"/>
                                <w:lang w:val="en-CA"/>
                              </w:rPr>
                            </w:pPr>
                            <w:proofErr w:type="gramStart"/>
                            <w:r>
                              <w:rPr>
                                <w:b/>
                                <w:sz w:val="28"/>
                                <w:lang w:val="en-CA"/>
                              </w:rPr>
                              <w:t>Matrox Confidential information.</w:t>
                            </w:r>
                            <w:proofErr w:type="gramEnd"/>
                            <w:r>
                              <w:rPr>
                                <w:sz w:val="28"/>
                                <w:lang w:val="en-CA"/>
                              </w:rPr>
                              <w:t xml:space="preserve">  Do not circulate outside Matrox without the prior consent of the Matrox Engineering department.  Advance Information.  </w:t>
                            </w:r>
                            <w:proofErr w:type="gramStart"/>
                            <w:r>
                              <w:rPr>
                                <w:sz w:val="28"/>
                                <w:lang w:val="en-CA"/>
                              </w:rPr>
                              <w:t>Contains information on product in the design phase of development.</w:t>
                            </w:r>
                            <w:proofErr w:type="gramEnd"/>
                          </w:p>
                          <w:p w:rsidR="00EC2308" w:rsidRDefault="00EC2308" w:rsidP="0087473E">
                            <w:pPr>
                              <w:rPr>
                                <w:sz w:val="28"/>
                                <w:lang w:val="en-CA"/>
                              </w:rPr>
                            </w:pPr>
                          </w:p>
                          <w:p w:rsidR="00EC2308" w:rsidRDefault="00EC2308" w:rsidP="0087473E">
                            <w:pPr>
                              <w:rPr>
                                <w:sz w:val="28"/>
                                <w:lang w:val="en-CA"/>
                              </w:rPr>
                            </w:pPr>
                          </w:p>
                          <w:p w:rsidR="00EC2308" w:rsidRDefault="00EC2308" w:rsidP="0087473E">
                            <w:pPr>
                              <w:rPr>
                                <w:sz w:val="28"/>
                                <w:lang w:val="en-CA"/>
                              </w:rPr>
                            </w:pPr>
                          </w:p>
                          <w:p w:rsidR="00EC2308" w:rsidRDefault="00EC2308" w:rsidP="0087473E">
                            <w:pPr>
                              <w:rPr>
                                <w:sz w:val="28"/>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9pt;margin-top:12.05pt;width:424.8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" strokeweight="1.5pt">
                <v:textbox>
                  <w:txbxContent>
                    <w:p w:rsidR="00EC2308" w:rsidRDefault="00EC2308" w:rsidP="0087473E">
                      <w:pPr>
                        <w:jc w:val="both"/>
                        <w:rPr>
                          <w:sz w:val="28"/>
                          <w:lang w:val="en-CA"/>
                        </w:rPr>
                      </w:pPr>
                      <w:proofErr w:type="gramStart"/>
                      <w:r>
                        <w:rPr>
                          <w:b/>
                          <w:sz w:val="28"/>
                          <w:lang w:val="en-CA"/>
                        </w:rPr>
                        <w:t>Matrox Confidential information.</w:t>
                      </w:r>
                      <w:proofErr w:type="gramEnd"/>
                      <w:r>
                        <w:rPr>
                          <w:sz w:val="28"/>
                          <w:lang w:val="en-CA"/>
                        </w:rPr>
                        <w:t xml:space="preserve">  Do not circulate outside Matrox without the prior consent of the Matrox Engineering department.  Advance Information.  </w:t>
                      </w:r>
                      <w:proofErr w:type="gramStart"/>
                      <w:r>
                        <w:rPr>
                          <w:sz w:val="28"/>
                          <w:lang w:val="en-CA"/>
                        </w:rPr>
                        <w:t>Contains information on product in the design phase of development.</w:t>
                      </w:r>
                      <w:proofErr w:type="gramEnd"/>
                    </w:p>
                    <w:p w:rsidR="00EC2308" w:rsidRDefault="00EC2308" w:rsidP="0087473E">
                      <w:pPr>
                        <w:rPr>
                          <w:sz w:val="28"/>
                          <w:lang w:val="en-CA"/>
                        </w:rPr>
                      </w:pPr>
                    </w:p>
                    <w:p w:rsidR="00EC2308" w:rsidRDefault="00EC2308" w:rsidP="0087473E">
                      <w:pPr>
                        <w:rPr>
                          <w:sz w:val="28"/>
                          <w:lang w:val="en-CA"/>
                        </w:rPr>
                      </w:pPr>
                    </w:p>
                    <w:p w:rsidR="00EC2308" w:rsidRDefault="00EC2308" w:rsidP="0087473E">
                      <w:pPr>
                        <w:rPr>
                          <w:sz w:val="28"/>
                          <w:lang w:val="en-CA"/>
                        </w:rPr>
                      </w:pPr>
                    </w:p>
                    <w:p w:rsidR="00EC2308" w:rsidRDefault="00EC2308" w:rsidP="0087473E">
                      <w:pPr>
                        <w:rPr>
                          <w:sz w:val="28"/>
                          <w:lang w:val="en-CA"/>
                        </w:rPr>
                      </w:pPr>
                    </w:p>
                  </w:txbxContent>
                </v:textbox>
              </v:rect>
            </w:pict>
          </mc:Fallback>
        </mc:AlternateContent>
      </w:r>
    </w:p>
    <w:p w:rsidR="0087473E" w:rsidRPr="00C414DC" w:rsidRDefault="0087473E" w:rsidP="0087473E">
      <w:pPr>
        <w:rPr>
          <w:b/>
          <w:sz w:val="32"/>
          <w:lang w:val="en-CA"/>
        </w:rPr>
      </w:pPr>
    </w:p>
    <w:p w:rsidR="0087473E" w:rsidRPr="00C414DC" w:rsidRDefault="0087473E" w:rsidP="0087473E">
      <w:pPr>
        <w:rPr>
          <w:b/>
          <w:sz w:val="32"/>
          <w:lang w:val="en-CA"/>
        </w:rPr>
      </w:pPr>
    </w:p>
    <w:p w:rsidR="0087473E" w:rsidRPr="00C414DC" w:rsidRDefault="0087473E" w:rsidP="0087473E">
      <w:pPr>
        <w:rPr>
          <w:b/>
          <w:sz w:val="32"/>
          <w:lang w:val="en-CA"/>
        </w:rPr>
      </w:pPr>
    </w:p>
    <w:p w:rsidR="0087473E" w:rsidRPr="00C414DC" w:rsidRDefault="0087473E" w:rsidP="0087473E">
      <w:pPr>
        <w:rPr>
          <w:b/>
          <w:sz w:val="32"/>
          <w:lang w:val="en-CA"/>
        </w:rPr>
      </w:pPr>
    </w:p>
    <w:p w:rsidR="00175E33" w:rsidRPr="00C414DC" w:rsidRDefault="00175E33" w:rsidP="0087473E">
      <w:pPr>
        <w:rPr>
          <w:b/>
          <w:sz w:val="32"/>
          <w:lang w:val="en-CA"/>
        </w:rPr>
      </w:pPr>
    </w:p>
    <w:p w:rsidR="00175E33" w:rsidRPr="00C414DC" w:rsidRDefault="00175E33" w:rsidP="0087473E">
      <w:pPr>
        <w:rPr>
          <w:b/>
          <w:sz w:val="32"/>
          <w:lang w:val="en-CA"/>
        </w:rPr>
      </w:pPr>
    </w:p>
    <w:p w:rsidR="00175E33" w:rsidRPr="00C414DC" w:rsidRDefault="00175E33" w:rsidP="00175E33">
      <w:pPr>
        <w:jc w:val="center"/>
        <w:rPr>
          <w:b/>
          <w:sz w:val="28"/>
          <w:szCs w:val="28"/>
          <w:lang w:val="en-CA"/>
        </w:rPr>
      </w:pPr>
      <w:r w:rsidRPr="00C414DC">
        <w:rPr>
          <w:b/>
          <w:sz w:val="28"/>
          <w:szCs w:val="28"/>
          <w:lang w:val="en-CA"/>
        </w:rPr>
        <w:t>Revision history</w:t>
      </w: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jc w:val="both"/>
        <w:rPr>
          <w:b/>
          <w:lang w:val="en-CA"/>
        </w:rPr>
      </w:pPr>
      <w:r w:rsidRPr="00C414DC">
        <w:rPr>
          <w:b/>
          <w:lang w:val="en-CA"/>
        </w:rPr>
        <w:t>This section lists all revisions for the current document and explains the modifications made for each new revision (the table below is only given as an example):</w:t>
      </w:r>
    </w:p>
    <w:p w:rsidR="00175E33" w:rsidRPr="00C414DC" w:rsidRDefault="00175E33" w:rsidP="00175E33">
      <w:pPr>
        <w:jc w:val="both"/>
        <w:rPr>
          <w:b/>
          <w:lang w:val="en-CA"/>
        </w:rPr>
      </w:pPr>
    </w:p>
    <w:p w:rsidR="00175E33" w:rsidRPr="00C414DC" w:rsidRDefault="00175E33" w:rsidP="00175E33">
      <w:pPr>
        <w:rPr>
          <w:lang w:val="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858"/>
      </w:tblGrid>
      <w:tr w:rsidR="00175E33" w:rsidRPr="00C414DC" w:rsidTr="00454215">
        <w:trPr>
          <w:cantSplit/>
          <w:trHeight w:val="225"/>
        </w:trPr>
        <w:tc>
          <w:tcPr>
            <w:tcW w:w="1998" w:type="dxa"/>
          </w:tcPr>
          <w:p w:rsidR="00175E33" w:rsidRPr="00C414DC" w:rsidRDefault="005C6EB9" w:rsidP="00454215">
            <w:pPr>
              <w:rPr>
                <w:lang w:val="en-CA"/>
              </w:rPr>
            </w:pPr>
            <w:r w:rsidRPr="00C414DC">
              <w:rPr>
                <w:lang w:val="en-CA"/>
              </w:rPr>
              <w:t>09</w:t>
            </w:r>
            <w:r w:rsidR="00175E33" w:rsidRPr="00C414DC">
              <w:rPr>
                <w:lang w:val="en-CA"/>
              </w:rPr>
              <w:t>/</w:t>
            </w:r>
            <w:r w:rsidRPr="00C414DC">
              <w:rPr>
                <w:lang w:val="en-CA"/>
              </w:rPr>
              <w:t>09</w:t>
            </w:r>
            <w:r w:rsidR="00175E33" w:rsidRPr="00C414DC">
              <w:rPr>
                <w:lang w:val="en-CA"/>
              </w:rPr>
              <w:t>/</w:t>
            </w:r>
            <w:r w:rsidRPr="00C414DC">
              <w:rPr>
                <w:lang w:val="en-CA"/>
              </w:rPr>
              <w:t>2014</w:t>
            </w:r>
          </w:p>
          <w:p w:rsidR="00175E33" w:rsidRPr="00C414DC" w:rsidRDefault="00175E33" w:rsidP="00454215">
            <w:pPr>
              <w:rPr>
                <w:lang w:val="en-CA"/>
              </w:rPr>
            </w:pPr>
            <w:r w:rsidRPr="00C414DC">
              <w:rPr>
                <w:lang w:val="en-CA"/>
              </w:rPr>
              <w:t>(revision 0.01)</w:t>
            </w:r>
          </w:p>
        </w:tc>
        <w:tc>
          <w:tcPr>
            <w:tcW w:w="6858" w:type="dxa"/>
          </w:tcPr>
          <w:p w:rsidR="00175E33" w:rsidRPr="00C414DC" w:rsidRDefault="00175E33" w:rsidP="00D100B3">
            <w:pPr>
              <w:numPr>
                <w:ilvl w:val="0"/>
                <w:numId w:val="2"/>
              </w:numPr>
              <w:spacing w:after="0"/>
              <w:jc w:val="both"/>
              <w:rPr>
                <w:lang w:val="en-CA"/>
              </w:rPr>
            </w:pPr>
            <w:r w:rsidRPr="00C414DC">
              <w:rPr>
                <w:lang w:val="en-CA"/>
              </w:rPr>
              <w:t>Initial revision</w:t>
            </w:r>
            <w:r w:rsidR="009B2DE1">
              <w:rPr>
                <w:lang w:val="en-CA"/>
              </w:rPr>
              <w:t>.</w:t>
            </w:r>
          </w:p>
        </w:tc>
      </w:tr>
      <w:tr w:rsidR="00175E33" w:rsidRPr="00C414DC" w:rsidTr="00454215">
        <w:trPr>
          <w:cantSplit/>
          <w:trHeight w:val="225"/>
        </w:trPr>
        <w:tc>
          <w:tcPr>
            <w:tcW w:w="1998" w:type="dxa"/>
          </w:tcPr>
          <w:p w:rsidR="00175E33" w:rsidRPr="00C414DC" w:rsidRDefault="00707D3F" w:rsidP="00454215">
            <w:pPr>
              <w:rPr>
                <w:lang w:val="en-CA"/>
              </w:rPr>
            </w:pPr>
            <w:r w:rsidRPr="00C414DC">
              <w:rPr>
                <w:lang w:val="en-CA"/>
              </w:rPr>
              <w:t>22/09/2014</w:t>
            </w:r>
          </w:p>
          <w:p w:rsidR="00707D3F" w:rsidRPr="00C414DC" w:rsidRDefault="00707D3F" w:rsidP="00707D3F">
            <w:pPr>
              <w:rPr>
                <w:lang w:val="en-CA"/>
              </w:rPr>
            </w:pPr>
            <w:r w:rsidRPr="00C414DC">
              <w:rPr>
                <w:lang w:val="en-CA"/>
              </w:rPr>
              <w:t>(revision 0.02)</w:t>
            </w:r>
          </w:p>
        </w:tc>
        <w:tc>
          <w:tcPr>
            <w:tcW w:w="6858" w:type="dxa"/>
          </w:tcPr>
          <w:p w:rsidR="00175E33" w:rsidRPr="00C414DC" w:rsidRDefault="00175E33" w:rsidP="00D100B3">
            <w:pPr>
              <w:numPr>
                <w:ilvl w:val="0"/>
                <w:numId w:val="2"/>
              </w:numPr>
              <w:spacing w:after="0"/>
              <w:jc w:val="both"/>
              <w:rPr>
                <w:lang w:val="en-CA"/>
              </w:rPr>
            </w:pPr>
          </w:p>
        </w:tc>
      </w:tr>
      <w:tr w:rsidR="00175E33" w:rsidRPr="00C414DC" w:rsidTr="00454215">
        <w:trPr>
          <w:cantSplit/>
          <w:trHeight w:val="225"/>
        </w:trPr>
        <w:tc>
          <w:tcPr>
            <w:tcW w:w="1998" w:type="dxa"/>
          </w:tcPr>
          <w:p w:rsidR="00B63810" w:rsidRPr="00C414DC" w:rsidRDefault="00B63810" w:rsidP="00B63810">
            <w:pPr>
              <w:rPr>
                <w:lang w:val="en-CA"/>
              </w:rPr>
            </w:pPr>
            <w:r w:rsidRPr="00C414DC">
              <w:rPr>
                <w:lang w:val="en-CA"/>
              </w:rPr>
              <w:t>07/10/2014</w:t>
            </w:r>
          </w:p>
          <w:p w:rsidR="00175E33" w:rsidRPr="00C414DC" w:rsidRDefault="00B63810" w:rsidP="00B63810">
            <w:pPr>
              <w:rPr>
                <w:lang w:val="en-CA"/>
              </w:rPr>
            </w:pPr>
            <w:r w:rsidRPr="00C414DC">
              <w:rPr>
                <w:lang w:val="en-CA"/>
              </w:rPr>
              <w:t>(revision 0.03)</w:t>
            </w:r>
          </w:p>
        </w:tc>
        <w:tc>
          <w:tcPr>
            <w:tcW w:w="6858" w:type="dxa"/>
          </w:tcPr>
          <w:p w:rsidR="00175E33" w:rsidRPr="00C414DC" w:rsidRDefault="00B63810" w:rsidP="00D100B3">
            <w:pPr>
              <w:numPr>
                <w:ilvl w:val="0"/>
                <w:numId w:val="2"/>
              </w:numPr>
              <w:spacing w:after="0"/>
              <w:jc w:val="both"/>
              <w:rPr>
                <w:lang w:val="en-CA"/>
              </w:rPr>
            </w:pPr>
            <w:r w:rsidRPr="00C414DC">
              <w:rPr>
                <w:lang w:val="en-CA"/>
              </w:rPr>
              <w:t>Add sensor controller modes</w:t>
            </w:r>
            <w:r w:rsidR="009B2DE1">
              <w:rPr>
                <w:lang w:val="en-CA"/>
              </w:rPr>
              <w:t>.</w:t>
            </w:r>
          </w:p>
        </w:tc>
      </w:tr>
      <w:tr w:rsidR="00F10EAF" w:rsidRPr="00DC6A8C" w:rsidTr="00454215">
        <w:trPr>
          <w:cantSplit/>
          <w:trHeight w:val="225"/>
        </w:trPr>
        <w:tc>
          <w:tcPr>
            <w:tcW w:w="1998" w:type="dxa"/>
          </w:tcPr>
          <w:p w:rsidR="00F10EAF" w:rsidRPr="00C414DC" w:rsidRDefault="00370AB2" w:rsidP="00B63810">
            <w:pPr>
              <w:rPr>
                <w:lang w:val="en-CA"/>
              </w:rPr>
            </w:pPr>
            <w:r>
              <w:rPr>
                <w:lang w:val="en-CA"/>
              </w:rPr>
              <w:t>21</w:t>
            </w:r>
            <w:r w:rsidR="00F10EAF" w:rsidRPr="00C414DC">
              <w:rPr>
                <w:lang w:val="en-CA"/>
              </w:rPr>
              <w:t>/10/2014</w:t>
            </w:r>
          </w:p>
          <w:p w:rsidR="00F10EAF" w:rsidRPr="00C414DC" w:rsidRDefault="00F10EAF" w:rsidP="00B63810">
            <w:pPr>
              <w:rPr>
                <w:lang w:val="en-CA"/>
              </w:rPr>
            </w:pPr>
            <w:r w:rsidRPr="00C414DC">
              <w:rPr>
                <w:lang w:val="en-CA"/>
              </w:rPr>
              <w:t>(revision 0.04)</w:t>
            </w:r>
          </w:p>
        </w:tc>
        <w:tc>
          <w:tcPr>
            <w:tcW w:w="6858" w:type="dxa"/>
          </w:tcPr>
          <w:p w:rsidR="00F10EAF" w:rsidRPr="00C414DC" w:rsidRDefault="00370AB2" w:rsidP="00D100B3">
            <w:pPr>
              <w:numPr>
                <w:ilvl w:val="0"/>
                <w:numId w:val="2"/>
              </w:numPr>
              <w:spacing w:after="0"/>
              <w:jc w:val="both"/>
              <w:rPr>
                <w:lang w:val="en-CA"/>
              </w:rPr>
            </w:pPr>
            <w:r>
              <w:rPr>
                <w:lang w:val="en-CA"/>
              </w:rPr>
              <w:t xml:space="preserve">Added </w:t>
            </w:r>
            <w:proofErr w:type="spellStart"/>
            <w:r w:rsidR="00B40C77">
              <w:rPr>
                <w:lang w:val="en-CA"/>
              </w:rPr>
              <w:t>PCIe</w:t>
            </w:r>
            <w:proofErr w:type="spellEnd"/>
            <w:r w:rsidR="00B40C77">
              <w:rPr>
                <w:lang w:val="en-CA"/>
              </w:rPr>
              <w:t xml:space="preserve"> and DMA section</w:t>
            </w:r>
            <w:r w:rsidR="009B2DE1">
              <w:rPr>
                <w:lang w:val="en-CA"/>
              </w:rPr>
              <w:t>.</w:t>
            </w:r>
          </w:p>
        </w:tc>
      </w:tr>
      <w:tr w:rsidR="006D72F1" w:rsidRPr="00DC6A8C" w:rsidTr="00454215">
        <w:trPr>
          <w:cantSplit/>
          <w:trHeight w:val="225"/>
        </w:trPr>
        <w:tc>
          <w:tcPr>
            <w:tcW w:w="1998" w:type="dxa"/>
          </w:tcPr>
          <w:p w:rsidR="006D72F1" w:rsidRDefault="006D72F1" w:rsidP="001C1E0C">
            <w:pPr>
              <w:jc w:val="both"/>
              <w:rPr>
                <w:lang w:val="en-CA"/>
              </w:rPr>
            </w:pPr>
            <w:r>
              <w:rPr>
                <w:lang w:val="en-CA"/>
              </w:rPr>
              <w:t>15/01/2015</w:t>
            </w:r>
          </w:p>
          <w:p w:rsidR="006D72F1" w:rsidRDefault="006D72F1" w:rsidP="006D72F1">
            <w:pPr>
              <w:rPr>
                <w:lang w:val="en-CA"/>
              </w:rPr>
            </w:pPr>
            <w:r w:rsidRPr="00C414DC">
              <w:rPr>
                <w:lang w:val="en-CA"/>
              </w:rPr>
              <w:t>(revision 0.0</w:t>
            </w:r>
            <w:r>
              <w:rPr>
                <w:lang w:val="en-CA"/>
              </w:rPr>
              <w:t>5</w:t>
            </w:r>
            <w:r w:rsidRPr="00C414DC">
              <w:rPr>
                <w:lang w:val="en-CA"/>
              </w:rPr>
              <w:t>)</w:t>
            </w:r>
          </w:p>
        </w:tc>
        <w:tc>
          <w:tcPr>
            <w:tcW w:w="6858" w:type="dxa"/>
          </w:tcPr>
          <w:p w:rsidR="006D72F1" w:rsidRDefault="006D72F1" w:rsidP="00D100B3">
            <w:pPr>
              <w:numPr>
                <w:ilvl w:val="0"/>
                <w:numId w:val="2"/>
              </w:numPr>
              <w:spacing w:after="0"/>
              <w:jc w:val="both"/>
              <w:rPr>
                <w:lang w:val="en-CA"/>
              </w:rPr>
            </w:pPr>
            <w:r>
              <w:rPr>
                <w:lang w:val="en-CA"/>
              </w:rPr>
              <w:t xml:space="preserve">Added Sensor </w:t>
            </w:r>
            <w:proofErr w:type="spellStart"/>
            <w:r>
              <w:rPr>
                <w:lang w:val="en-CA"/>
              </w:rPr>
              <w:t>powerup</w:t>
            </w:r>
            <w:proofErr w:type="spellEnd"/>
            <w:r>
              <w:rPr>
                <w:lang w:val="en-CA"/>
              </w:rPr>
              <w:t>, subsampling and binning</w:t>
            </w:r>
            <w:r w:rsidR="009B2DE1">
              <w:rPr>
                <w:lang w:val="en-CA"/>
              </w:rPr>
              <w:t>.</w:t>
            </w:r>
          </w:p>
        </w:tc>
      </w:tr>
      <w:tr w:rsidR="00C00968" w:rsidRPr="00DC6A8C" w:rsidTr="00454215">
        <w:trPr>
          <w:cantSplit/>
          <w:trHeight w:val="225"/>
        </w:trPr>
        <w:tc>
          <w:tcPr>
            <w:tcW w:w="1998" w:type="dxa"/>
          </w:tcPr>
          <w:p w:rsidR="00C00968" w:rsidRDefault="009B2DE1" w:rsidP="001C1E0C">
            <w:pPr>
              <w:jc w:val="both"/>
              <w:rPr>
                <w:lang w:val="en-CA"/>
              </w:rPr>
            </w:pPr>
            <w:r>
              <w:rPr>
                <w:lang w:val="en-CA"/>
              </w:rPr>
              <w:t>09</w:t>
            </w:r>
            <w:r w:rsidR="00C00968">
              <w:rPr>
                <w:lang w:val="en-CA"/>
              </w:rPr>
              <w:t>/0</w:t>
            </w:r>
            <w:r>
              <w:rPr>
                <w:lang w:val="en-CA"/>
              </w:rPr>
              <w:t>3</w:t>
            </w:r>
            <w:r w:rsidR="00C00968">
              <w:rPr>
                <w:lang w:val="en-CA"/>
              </w:rPr>
              <w:t>/2015</w:t>
            </w:r>
          </w:p>
          <w:p w:rsidR="00C00968" w:rsidRDefault="00C00968" w:rsidP="001C1E0C">
            <w:pPr>
              <w:jc w:val="both"/>
              <w:rPr>
                <w:lang w:val="en-CA"/>
              </w:rPr>
            </w:pPr>
            <w:r>
              <w:rPr>
                <w:lang w:val="en-CA"/>
              </w:rPr>
              <w:t>(revision 0.06)</w:t>
            </w:r>
          </w:p>
        </w:tc>
        <w:tc>
          <w:tcPr>
            <w:tcW w:w="6858" w:type="dxa"/>
          </w:tcPr>
          <w:p w:rsidR="00C00968" w:rsidRDefault="009B2DE1" w:rsidP="00D100B3">
            <w:pPr>
              <w:numPr>
                <w:ilvl w:val="0"/>
                <w:numId w:val="2"/>
              </w:numPr>
              <w:spacing w:after="0"/>
              <w:jc w:val="both"/>
              <w:rPr>
                <w:lang w:val="en-CA"/>
              </w:rPr>
            </w:pPr>
            <w:r>
              <w:rPr>
                <w:lang w:val="en-CA"/>
              </w:rPr>
              <w:t xml:space="preserve">Added </w:t>
            </w:r>
            <w:r w:rsidR="00C00968">
              <w:rPr>
                <w:lang w:val="en-CA"/>
              </w:rPr>
              <w:t>Interrupt</w:t>
            </w:r>
            <w:r>
              <w:rPr>
                <w:lang w:val="en-CA"/>
              </w:rPr>
              <w:t xml:space="preserve"> definition.</w:t>
            </w:r>
            <w:r w:rsidR="00412983">
              <w:rPr>
                <w:lang w:val="en-CA"/>
              </w:rPr>
              <w:t xml:space="preserve"> General review and rephrase since we know FPGA design is split in 2 FPGAs.</w:t>
            </w:r>
          </w:p>
        </w:tc>
      </w:tr>
      <w:tr w:rsidR="006609A7" w:rsidRPr="00DC6A8C" w:rsidTr="00454215">
        <w:trPr>
          <w:cantSplit/>
          <w:trHeight w:val="225"/>
        </w:trPr>
        <w:tc>
          <w:tcPr>
            <w:tcW w:w="1998" w:type="dxa"/>
          </w:tcPr>
          <w:p w:rsidR="006609A7" w:rsidRDefault="006609A7" w:rsidP="001C1E0C">
            <w:pPr>
              <w:jc w:val="both"/>
              <w:rPr>
                <w:lang w:val="en-CA"/>
              </w:rPr>
            </w:pPr>
            <w:r>
              <w:rPr>
                <w:lang w:val="en-CA"/>
              </w:rPr>
              <w:t>10/03/2015</w:t>
            </w:r>
          </w:p>
          <w:p w:rsidR="006609A7" w:rsidRDefault="006609A7" w:rsidP="001C1E0C">
            <w:pPr>
              <w:jc w:val="both"/>
              <w:rPr>
                <w:lang w:val="en-CA"/>
              </w:rPr>
            </w:pPr>
            <w:r>
              <w:rPr>
                <w:lang w:val="en-CA"/>
              </w:rPr>
              <w:t>(revision 0.07)</w:t>
            </w:r>
          </w:p>
        </w:tc>
        <w:tc>
          <w:tcPr>
            <w:tcW w:w="6858" w:type="dxa"/>
          </w:tcPr>
          <w:p w:rsidR="006609A7" w:rsidRDefault="006609A7" w:rsidP="00D100B3">
            <w:pPr>
              <w:numPr>
                <w:ilvl w:val="0"/>
                <w:numId w:val="2"/>
              </w:numPr>
              <w:spacing w:after="0"/>
              <w:jc w:val="both"/>
              <w:rPr>
                <w:lang w:val="en-CA"/>
              </w:rPr>
            </w:pPr>
            <w:r>
              <w:rPr>
                <w:lang w:val="en-CA"/>
              </w:rPr>
              <w:t>Reviewed Interrupt design to add local status/mask in register space.</w:t>
            </w:r>
          </w:p>
        </w:tc>
      </w:tr>
      <w:tr w:rsidR="00BD330D" w:rsidRPr="00DC6A8C" w:rsidTr="00454215">
        <w:trPr>
          <w:cantSplit/>
          <w:trHeight w:val="225"/>
        </w:trPr>
        <w:tc>
          <w:tcPr>
            <w:tcW w:w="1998" w:type="dxa"/>
          </w:tcPr>
          <w:p w:rsidR="00BD330D" w:rsidRDefault="00BD330D" w:rsidP="001C1E0C">
            <w:pPr>
              <w:jc w:val="both"/>
              <w:rPr>
                <w:lang w:val="en-CA"/>
              </w:rPr>
            </w:pPr>
            <w:r>
              <w:rPr>
                <w:lang w:val="en-CA"/>
              </w:rPr>
              <w:t>15/</w:t>
            </w:r>
            <w:r w:rsidR="001949AA">
              <w:rPr>
                <w:lang w:val="en-CA"/>
              </w:rPr>
              <w:t>10</w:t>
            </w:r>
            <w:r>
              <w:rPr>
                <w:lang w:val="en-CA"/>
              </w:rPr>
              <w:t>/2015</w:t>
            </w:r>
          </w:p>
          <w:p w:rsidR="00BD330D" w:rsidRDefault="00BD330D" w:rsidP="001C1E0C">
            <w:pPr>
              <w:jc w:val="both"/>
              <w:rPr>
                <w:lang w:val="en-CA"/>
              </w:rPr>
            </w:pPr>
            <w:r>
              <w:rPr>
                <w:lang w:val="en-CA"/>
              </w:rPr>
              <w:t>(revision 0.10)</w:t>
            </w:r>
          </w:p>
        </w:tc>
        <w:tc>
          <w:tcPr>
            <w:tcW w:w="6858" w:type="dxa"/>
          </w:tcPr>
          <w:p w:rsidR="00BD330D" w:rsidRDefault="00BD330D" w:rsidP="00D100B3">
            <w:pPr>
              <w:numPr>
                <w:ilvl w:val="0"/>
                <w:numId w:val="2"/>
              </w:numPr>
              <w:spacing w:after="0"/>
              <w:jc w:val="both"/>
              <w:rPr>
                <w:lang w:val="en-CA"/>
              </w:rPr>
            </w:pPr>
            <w:r>
              <w:rPr>
                <w:lang w:val="en-CA"/>
              </w:rPr>
              <w:t>Added design of interrupt queue</w:t>
            </w:r>
            <w:r w:rsidR="0058470C">
              <w:rPr>
                <w:lang w:val="en-CA"/>
              </w:rPr>
              <w:t>, removed section on UART.</w:t>
            </w:r>
          </w:p>
        </w:tc>
      </w:tr>
      <w:tr w:rsidR="00C104DB" w:rsidRPr="00DC6A8C" w:rsidTr="00454215">
        <w:trPr>
          <w:cantSplit/>
          <w:trHeight w:val="225"/>
          <w:ins w:id="1" w:author="Jean-Francois Larin" w:date="2017-04-20T13:54:00Z"/>
        </w:trPr>
        <w:tc>
          <w:tcPr>
            <w:tcW w:w="1998" w:type="dxa"/>
          </w:tcPr>
          <w:p w:rsidR="00C104DB" w:rsidRDefault="00C104DB" w:rsidP="001C1E0C">
            <w:pPr>
              <w:jc w:val="both"/>
              <w:rPr>
                <w:ins w:id="2" w:author="Jean-Francois Larin" w:date="2017-04-20T13:54:00Z"/>
                <w:lang w:val="en-CA"/>
              </w:rPr>
            </w:pPr>
            <w:ins w:id="3" w:author="Jean-Francois Larin" w:date="2017-04-20T13:54:00Z">
              <w:r>
                <w:rPr>
                  <w:lang w:val="en-CA"/>
                </w:rPr>
                <w:t>20/04/2017</w:t>
              </w:r>
            </w:ins>
          </w:p>
          <w:p w:rsidR="00C104DB" w:rsidRDefault="00C104DB" w:rsidP="001C1E0C">
            <w:pPr>
              <w:jc w:val="both"/>
              <w:rPr>
                <w:ins w:id="4" w:author="Jean-Francois Larin" w:date="2017-04-20T13:54:00Z"/>
                <w:lang w:val="en-CA"/>
              </w:rPr>
            </w:pPr>
            <w:ins w:id="5" w:author="Jean-Francois Larin" w:date="2017-04-20T13:54:00Z">
              <w:r>
                <w:rPr>
                  <w:lang w:val="en-CA"/>
                </w:rPr>
                <w:t>(revision 0.20)</w:t>
              </w:r>
            </w:ins>
          </w:p>
        </w:tc>
        <w:tc>
          <w:tcPr>
            <w:tcW w:w="6858" w:type="dxa"/>
          </w:tcPr>
          <w:p w:rsidR="00C104DB" w:rsidRDefault="00C104DB" w:rsidP="00D100B3">
            <w:pPr>
              <w:numPr>
                <w:ilvl w:val="0"/>
                <w:numId w:val="2"/>
              </w:numPr>
              <w:spacing w:after="0"/>
              <w:jc w:val="both"/>
              <w:rPr>
                <w:ins w:id="6" w:author="Jean-Francois Larin" w:date="2017-04-20T13:54:00Z"/>
                <w:lang w:val="en-CA"/>
              </w:rPr>
            </w:pPr>
            <w:ins w:id="7" w:author="Jean-Francois Larin" w:date="2017-04-20T13:54:00Z">
              <w:r>
                <w:rPr>
                  <w:lang w:val="en-CA"/>
                </w:rPr>
                <w:t xml:space="preserve">Changed queue design to leave </w:t>
              </w:r>
            </w:ins>
            <w:ins w:id="8" w:author="Jean-Francois Larin" w:date="2017-04-20T13:55:00Z">
              <w:r>
                <w:rPr>
                  <w:lang w:val="en-CA"/>
                </w:rPr>
                <w:t>the</w:t>
              </w:r>
            </w:ins>
            <w:ins w:id="9" w:author="Jean-Francois Larin" w:date="2017-04-20T13:54:00Z">
              <w:r>
                <w:rPr>
                  <w:lang w:val="en-CA"/>
                </w:rPr>
                <w:t xml:space="preserve"> </w:t>
              </w:r>
            </w:ins>
            <w:ins w:id="10" w:author="Jean-Francois Larin" w:date="2017-04-20T13:55:00Z">
              <w:r>
                <w:rPr>
                  <w:lang w:val="en-CA"/>
                </w:rPr>
                <w:t>producer index as an inferred value from the content of the queue area.</w:t>
              </w:r>
            </w:ins>
          </w:p>
        </w:tc>
      </w:tr>
    </w:tbl>
    <w:p w:rsidR="00175E33" w:rsidRPr="00C414DC" w:rsidRDefault="00175E33" w:rsidP="00175E33">
      <w:pPr>
        <w:rPr>
          <w:lang w:val="en-CA"/>
        </w:rPr>
      </w:pPr>
    </w:p>
    <w:p w:rsidR="00175E33" w:rsidRPr="00C414DC" w:rsidRDefault="00175E33" w:rsidP="00175E33">
      <w:pPr>
        <w:pStyle w:val="Header"/>
        <w:tabs>
          <w:tab w:val="clear" w:pos="4320"/>
          <w:tab w:val="clear" w:pos="8640"/>
        </w:tabs>
        <w:rPr>
          <w:lang w:val="en-CA"/>
        </w:rPr>
      </w:pP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rPr>
          <w:lang w:val="en-CA"/>
        </w:rPr>
      </w:pPr>
    </w:p>
    <w:p w:rsidR="00175E33" w:rsidRPr="00C414DC" w:rsidRDefault="00175E33" w:rsidP="00175E33">
      <w:pPr>
        <w:rPr>
          <w:lang w:val="en-CA"/>
        </w:rPr>
      </w:pPr>
    </w:p>
    <w:p w:rsidR="0087473E" w:rsidRPr="00C414DC" w:rsidRDefault="0087473E" w:rsidP="0087473E">
      <w:pPr>
        <w:rPr>
          <w:sz w:val="32"/>
          <w:lang w:val="en-CA"/>
        </w:rPr>
      </w:pPr>
    </w:p>
    <w:p w:rsidR="00175E33" w:rsidRPr="00C414DC" w:rsidRDefault="00175E33" w:rsidP="0087473E">
      <w:pPr>
        <w:jc w:val="center"/>
        <w:rPr>
          <w:b/>
          <w:bCs/>
          <w:sz w:val="28"/>
          <w:lang w:val="en-CA"/>
        </w:rPr>
      </w:pPr>
    </w:p>
    <w:p w:rsidR="0087473E" w:rsidRPr="00C414DC" w:rsidRDefault="0087473E" w:rsidP="0087473E">
      <w:pPr>
        <w:jc w:val="center"/>
        <w:rPr>
          <w:b/>
          <w:bCs/>
          <w:sz w:val="28"/>
          <w:lang w:val="en-CA"/>
        </w:rPr>
      </w:pPr>
      <w:r w:rsidRPr="00C414DC">
        <w:rPr>
          <w:b/>
          <w:bCs/>
          <w:sz w:val="28"/>
          <w:lang w:val="en-CA"/>
        </w:rPr>
        <w:t>Table of contents</w:t>
      </w:r>
    </w:p>
    <w:p w:rsidR="0087473E" w:rsidRPr="00C414DC" w:rsidRDefault="0087473E" w:rsidP="0087473E">
      <w:pPr>
        <w:jc w:val="center"/>
        <w:rPr>
          <w:b/>
          <w:bCs/>
          <w:sz w:val="28"/>
          <w:lang w:val="en-CA"/>
        </w:rPr>
      </w:pPr>
    </w:p>
    <w:p w:rsidR="0087473E" w:rsidRPr="00C414DC" w:rsidRDefault="0087473E" w:rsidP="0087473E">
      <w:pPr>
        <w:pStyle w:val="TOC6"/>
        <w:rPr>
          <w:lang w:val="en-CA"/>
        </w:rPr>
      </w:pPr>
    </w:p>
    <w:p w:rsidR="005F7453" w:rsidRDefault="00584D49">
      <w:pPr>
        <w:pStyle w:val="TOC1"/>
        <w:tabs>
          <w:tab w:val="left" w:pos="400"/>
        </w:tabs>
        <w:rPr>
          <w:rFonts w:asciiTheme="minorHAnsi" w:eastAsiaTheme="minorEastAsia" w:hAnsiTheme="minorHAnsi" w:cstheme="minorBidi"/>
          <w:b w:val="0"/>
          <w:caps w:val="0"/>
          <w:noProof/>
          <w:sz w:val="22"/>
          <w:szCs w:val="22"/>
          <w:lang w:eastAsia="fr-CA"/>
        </w:rPr>
      </w:pPr>
      <w:r w:rsidRPr="00C414DC">
        <w:rPr>
          <w:lang w:val="en-CA"/>
        </w:rPr>
        <w:fldChar w:fldCharType="begin"/>
      </w:r>
      <w:r w:rsidRPr="00C414DC">
        <w:rPr>
          <w:lang w:val="en-CA"/>
        </w:rPr>
        <w:instrText xml:space="preserve"> TOC \o "1-4" \h \z \u </w:instrText>
      </w:r>
      <w:r w:rsidRPr="00C414DC">
        <w:rPr>
          <w:lang w:val="en-CA"/>
        </w:rPr>
        <w:fldChar w:fldCharType="separate"/>
      </w:r>
      <w:hyperlink w:anchor="_Toc505612568" w:history="1">
        <w:r w:rsidR="005F7453" w:rsidRPr="00C142DF">
          <w:rPr>
            <w:rStyle w:val="Hyperlink"/>
            <w:noProof/>
            <w:lang w:val="en-CA"/>
          </w:rPr>
          <w:t>1</w:t>
        </w:r>
        <w:r w:rsidR="005F7453">
          <w:rPr>
            <w:rFonts w:asciiTheme="minorHAnsi" w:eastAsiaTheme="minorEastAsia" w:hAnsiTheme="minorHAnsi" w:cstheme="minorBidi"/>
            <w:b w:val="0"/>
            <w:caps w:val="0"/>
            <w:noProof/>
            <w:sz w:val="22"/>
            <w:szCs w:val="22"/>
            <w:lang w:eastAsia="fr-CA"/>
          </w:rPr>
          <w:tab/>
        </w:r>
        <w:r w:rsidR="005F7453" w:rsidRPr="00C142DF">
          <w:rPr>
            <w:rStyle w:val="Hyperlink"/>
            <w:noProof/>
            <w:lang w:val="en-CA"/>
          </w:rPr>
          <w:t>Introduction</w:t>
        </w:r>
        <w:r w:rsidR="005F7453">
          <w:rPr>
            <w:noProof/>
            <w:webHidden/>
          </w:rPr>
          <w:tab/>
        </w:r>
        <w:r w:rsidR="005F7453">
          <w:rPr>
            <w:noProof/>
            <w:webHidden/>
          </w:rPr>
          <w:fldChar w:fldCharType="begin"/>
        </w:r>
        <w:r w:rsidR="005F7453">
          <w:rPr>
            <w:noProof/>
            <w:webHidden/>
          </w:rPr>
          <w:instrText xml:space="preserve"> PAGEREF _Toc505612568 \h </w:instrText>
        </w:r>
        <w:r w:rsidR="005F7453">
          <w:rPr>
            <w:noProof/>
            <w:webHidden/>
          </w:rPr>
        </w:r>
        <w:r w:rsidR="005F7453">
          <w:rPr>
            <w:noProof/>
            <w:webHidden/>
          </w:rPr>
          <w:fldChar w:fldCharType="separate"/>
        </w:r>
        <w:r w:rsidR="005F7453">
          <w:rPr>
            <w:noProof/>
            <w:webHidden/>
          </w:rPr>
          <w:t>5</w:t>
        </w:r>
        <w:r w:rsidR="005F7453">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69" w:history="1">
        <w:r w:rsidRPr="00C142DF">
          <w:rPr>
            <w:rStyle w:val="Hyperlink"/>
            <w:noProof/>
            <w:lang w:val="en-CA"/>
          </w:rPr>
          <w:t>2</w:t>
        </w:r>
        <w:r>
          <w:rPr>
            <w:rFonts w:asciiTheme="minorHAnsi" w:eastAsiaTheme="minorEastAsia" w:hAnsiTheme="minorHAnsi" w:cstheme="minorBidi"/>
            <w:b w:val="0"/>
            <w:caps w:val="0"/>
            <w:noProof/>
            <w:sz w:val="22"/>
            <w:szCs w:val="22"/>
            <w:lang w:eastAsia="fr-CA"/>
          </w:rPr>
          <w:tab/>
        </w:r>
        <w:r w:rsidRPr="00C142DF">
          <w:rPr>
            <w:rStyle w:val="Hyperlink"/>
            <w:noProof/>
            <w:lang w:val="en-CA"/>
          </w:rPr>
          <w:t>Conventions</w:t>
        </w:r>
        <w:r>
          <w:rPr>
            <w:noProof/>
            <w:webHidden/>
          </w:rPr>
          <w:tab/>
        </w:r>
        <w:r>
          <w:rPr>
            <w:noProof/>
            <w:webHidden/>
          </w:rPr>
          <w:fldChar w:fldCharType="begin"/>
        </w:r>
        <w:r>
          <w:rPr>
            <w:noProof/>
            <w:webHidden/>
          </w:rPr>
          <w:instrText xml:space="preserve"> PAGEREF _Toc505612569 \h </w:instrText>
        </w:r>
        <w:r>
          <w:rPr>
            <w:noProof/>
            <w:webHidden/>
          </w:rPr>
        </w:r>
        <w:r>
          <w:rPr>
            <w:noProof/>
            <w:webHidden/>
          </w:rPr>
          <w:fldChar w:fldCharType="separate"/>
        </w:r>
        <w:r>
          <w:rPr>
            <w:noProof/>
            <w:webHidden/>
          </w:rPr>
          <w:t>5</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70" w:history="1">
        <w:r w:rsidRPr="00C142DF">
          <w:rPr>
            <w:rStyle w:val="Hyperlink"/>
            <w:noProof/>
            <w:lang w:val="en-CA"/>
          </w:rPr>
          <w:t>3</w:t>
        </w:r>
        <w:r>
          <w:rPr>
            <w:rFonts w:asciiTheme="minorHAnsi" w:eastAsiaTheme="minorEastAsia" w:hAnsiTheme="minorHAnsi" w:cstheme="minorBidi"/>
            <w:b w:val="0"/>
            <w:caps w:val="0"/>
            <w:noProof/>
            <w:sz w:val="22"/>
            <w:szCs w:val="22"/>
            <w:lang w:eastAsia="fr-CA"/>
          </w:rPr>
          <w:tab/>
        </w:r>
        <w:r w:rsidRPr="00C142DF">
          <w:rPr>
            <w:rStyle w:val="Hyperlink"/>
            <w:noProof/>
            <w:lang w:val="en-CA"/>
          </w:rPr>
          <w:t>Fpga Features</w:t>
        </w:r>
        <w:r>
          <w:rPr>
            <w:noProof/>
            <w:webHidden/>
          </w:rPr>
          <w:tab/>
        </w:r>
        <w:r>
          <w:rPr>
            <w:noProof/>
            <w:webHidden/>
          </w:rPr>
          <w:fldChar w:fldCharType="begin"/>
        </w:r>
        <w:r>
          <w:rPr>
            <w:noProof/>
            <w:webHidden/>
          </w:rPr>
          <w:instrText xml:space="preserve"> PAGEREF _Toc505612570 \h </w:instrText>
        </w:r>
        <w:r>
          <w:rPr>
            <w:noProof/>
            <w:webHidden/>
          </w:rPr>
        </w:r>
        <w:r>
          <w:rPr>
            <w:noProof/>
            <w:webHidden/>
          </w:rPr>
          <w:fldChar w:fldCharType="separate"/>
        </w:r>
        <w:r>
          <w:rPr>
            <w:noProof/>
            <w:webHidden/>
          </w:rPr>
          <w:t>5</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71" w:history="1">
        <w:r w:rsidRPr="00C142DF">
          <w:rPr>
            <w:rStyle w:val="Hyperlink"/>
            <w:noProof/>
            <w:lang w:val="en-CA"/>
          </w:rPr>
          <w:t>4</w:t>
        </w:r>
        <w:r>
          <w:rPr>
            <w:rFonts w:asciiTheme="minorHAnsi" w:eastAsiaTheme="minorEastAsia" w:hAnsiTheme="minorHAnsi" w:cstheme="minorBidi"/>
            <w:b w:val="0"/>
            <w:caps w:val="0"/>
            <w:noProof/>
            <w:sz w:val="22"/>
            <w:szCs w:val="22"/>
            <w:lang w:eastAsia="fr-CA"/>
          </w:rPr>
          <w:tab/>
        </w:r>
        <w:r w:rsidRPr="00C142DF">
          <w:rPr>
            <w:rStyle w:val="Hyperlink"/>
            <w:noProof/>
            <w:lang w:val="en-CA"/>
          </w:rPr>
          <w:t>Block Diagram</w:t>
        </w:r>
        <w:r>
          <w:rPr>
            <w:noProof/>
            <w:webHidden/>
          </w:rPr>
          <w:tab/>
        </w:r>
        <w:r>
          <w:rPr>
            <w:noProof/>
            <w:webHidden/>
          </w:rPr>
          <w:fldChar w:fldCharType="begin"/>
        </w:r>
        <w:r>
          <w:rPr>
            <w:noProof/>
            <w:webHidden/>
          </w:rPr>
          <w:instrText xml:space="preserve"> PAGEREF _Toc505612571 \h </w:instrText>
        </w:r>
        <w:r>
          <w:rPr>
            <w:noProof/>
            <w:webHidden/>
          </w:rPr>
        </w:r>
        <w:r>
          <w:rPr>
            <w:noProof/>
            <w:webHidden/>
          </w:rPr>
          <w:fldChar w:fldCharType="separate"/>
        </w:r>
        <w:r>
          <w:rPr>
            <w:noProof/>
            <w:webHidden/>
          </w:rPr>
          <w:t>7</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72" w:history="1">
        <w:r w:rsidRPr="00C142DF">
          <w:rPr>
            <w:rStyle w:val="Hyperlink"/>
            <w:noProof/>
            <w:lang w:val="en-CA"/>
          </w:rPr>
          <w:t>5</w:t>
        </w:r>
        <w:r>
          <w:rPr>
            <w:rFonts w:asciiTheme="minorHAnsi" w:eastAsiaTheme="minorEastAsia" w:hAnsiTheme="minorHAnsi" w:cstheme="minorBidi"/>
            <w:b w:val="0"/>
            <w:caps w:val="0"/>
            <w:noProof/>
            <w:sz w:val="22"/>
            <w:szCs w:val="22"/>
            <w:lang w:eastAsia="fr-CA"/>
          </w:rPr>
          <w:tab/>
        </w:r>
        <w:r w:rsidRPr="00C142DF">
          <w:rPr>
            <w:rStyle w:val="Hyperlink"/>
            <w:noProof/>
            <w:lang w:val="en-CA"/>
          </w:rPr>
          <w:t>Physical implementation of IRIS 3 fpga</w:t>
        </w:r>
        <w:r>
          <w:rPr>
            <w:noProof/>
            <w:webHidden/>
          </w:rPr>
          <w:tab/>
        </w:r>
        <w:r>
          <w:rPr>
            <w:noProof/>
            <w:webHidden/>
          </w:rPr>
          <w:fldChar w:fldCharType="begin"/>
        </w:r>
        <w:r>
          <w:rPr>
            <w:noProof/>
            <w:webHidden/>
          </w:rPr>
          <w:instrText xml:space="preserve"> PAGEREF _Toc505612572 \h </w:instrText>
        </w:r>
        <w:r>
          <w:rPr>
            <w:noProof/>
            <w:webHidden/>
          </w:rPr>
        </w:r>
        <w:r>
          <w:rPr>
            <w:noProof/>
            <w:webHidden/>
          </w:rPr>
          <w:fldChar w:fldCharType="separate"/>
        </w:r>
        <w:r>
          <w:rPr>
            <w:noProof/>
            <w:webHidden/>
          </w:rPr>
          <w:t>8</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73" w:history="1">
        <w:r w:rsidRPr="00C142DF">
          <w:rPr>
            <w:rStyle w:val="Hyperlink"/>
            <w:noProof/>
          </w:rPr>
          <w:t>5.1</w:t>
        </w:r>
        <w:r>
          <w:rPr>
            <w:rFonts w:asciiTheme="minorHAnsi" w:eastAsiaTheme="minorEastAsia" w:hAnsiTheme="minorHAnsi" w:cstheme="minorBidi"/>
            <w:smallCaps w:val="0"/>
            <w:noProof/>
            <w:sz w:val="22"/>
            <w:szCs w:val="22"/>
            <w:lang w:eastAsia="fr-CA"/>
          </w:rPr>
          <w:tab/>
        </w:r>
        <w:r w:rsidRPr="00C142DF">
          <w:rPr>
            <w:rStyle w:val="Hyperlink"/>
            <w:noProof/>
          </w:rPr>
          <w:t>Artix 7 FPGA family</w:t>
        </w:r>
        <w:r>
          <w:rPr>
            <w:noProof/>
            <w:webHidden/>
          </w:rPr>
          <w:tab/>
        </w:r>
        <w:r>
          <w:rPr>
            <w:noProof/>
            <w:webHidden/>
          </w:rPr>
          <w:fldChar w:fldCharType="begin"/>
        </w:r>
        <w:r>
          <w:rPr>
            <w:noProof/>
            <w:webHidden/>
          </w:rPr>
          <w:instrText xml:space="preserve"> PAGEREF _Toc505612573 \h </w:instrText>
        </w:r>
        <w:r>
          <w:rPr>
            <w:noProof/>
            <w:webHidden/>
          </w:rPr>
        </w:r>
        <w:r>
          <w:rPr>
            <w:noProof/>
            <w:webHidden/>
          </w:rPr>
          <w:fldChar w:fldCharType="separate"/>
        </w:r>
        <w:r>
          <w:rPr>
            <w:noProof/>
            <w:webHidden/>
          </w:rPr>
          <w:t>8</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74" w:history="1">
        <w:r w:rsidRPr="00C142DF">
          <w:rPr>
            <w:rStyle w:val="Hyperlink"/>
            <w:noProof/>
          </w:rPr>
          <w:t>5.2</w:t>
        </w:r>
        <w:r>
          <w:rPr>
            <w:rFonts w:asciiTheme="minorHAnsi" w:eastAsiaTheme="minorEastAsia" w:hAnsiTheme="minorHAnsi" w:cstheme="minorBidi"/>
            <w:smallCaps w:val="0"/>
            <w:noProof/>
            <w:sz w:val="22"/>
            <w:szCs w:val="22"/>
            <w:lang w:eastAsia="fr-CA"/>
          </w:rPr>
          <w:tab/>
        </w:r>
        <w:r w:rsidRPr="00C142DF">
          <w:rPr>
            <w:rStyle w:val="Hyperlink"/>
            <w:noProof/>
          </w:rPr>
          <w:t>FPGA Pin Count</w:t>
        </w:r>
        <w:r>
          <w:rPr>
            <w:noProof/>
            <w:webHidden/>
          </w:rPr>
          <w:tab/>
        </w:r>
        <w:r>
          <w:rPr>
            <w:noProof/>
            <w:webHidden/>
          </w:rPr>
          <w:fldChar w:fldCharType="begin"/>
        </w:r>
        <w:r>
          <w:rPr>
            <w:noProof/>
            <w:webHidden/>
          </w:rPr>
          <w:instrText xml:space="preserve"> PAGEREF _Toc505612574 \h </w:instrText>
        </w:r>
        <w:r>
          <w:rPr>
            <w:noProof/>
            <w:webHidden/>
          </w:rPr>
        </w:r>
        <w:r>
          <w:rPr>
            <w:noProof/>
            <w:webHidden/>
          </w:rPr>
          <w:fldChar w:fldCharType="separate"/>
        </w:r>
        <w:r>
          <w:rPr>
            <w:noProof/>
            <w:webHidden/>
          </w:rPr>
          <w:t>10</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75" w:history="1">
        <w:r w:rsidRPr="00C142DF">
          <w:rPr>
            <w:rStyle w:val="Hyperlink"/>
            <w:noProof/>
            <w:lang w:val="en-CA"/>
          </w:rPr>
          <w:t>5.2.1</w:t>
        </w:r>
        <w:r>
          <w:rPr>
            <w:rFonts w:asciiTheme="minorHAnsi" w:eastAsiaTheme="minorEastAsia" w:hAnsiTheme="minorHAnsi" w:cstheme="minorBidi"/>
            <w:i w:val="0"/>
            <w:noProof/>
            <w:sz w:val="22"/>
            <w:szCs w:val="22"/>
            <w:lang w:eastAsia="fr-CA"/>
          </w:rPr>
          <w:tab/>
        </w:r>
        <w:r w:rsidRPr="00C142DF">
          <w:rPr>
            <w:rStyle w:val="Hyperlink"/>
            <w:noProof/>
            <w:lang w:val="en-CA"/>
          </w:rPr>
          <w:t>Python Sensor Interface</w:t>
        </w:r>
        <w:r>
          <w:rPr>
            <w:noProof/>
            <w:webHidden/>
          </w:rPr>
          <w:tab/>
        </w:r>
        <w:r>
          <w:rPr>
            <w:noProof/>
            <w:webHidden/>
          </w:rPr>
          <w:fldChar w:fldCharType="begin"/>
        </w:r>
        <w:r>
          <w:rPr>
            <w:noProof/>
            <w:webHidden/>
          </w:rPr>
          <w:instrText xml:space="preserve"> PAGEREF _Toc505612575 \h </w:instrText>
        </w:r>
        <w:r>
          <w:rPr>
            <w:noProof/>
            <w:webHidden/>
          </w:rPr>
        </w:r>
        <w:r>
          <w:rPr>
            <w:noProof/>
            <w:webHidden/>
          </w:rPr>
          <w:fldChar w:fldCharType="separate"/>
        </w:r>
        <w:r>
          <w:rPr>
            <w:noProof/>
            <w:webHidden/>
          </w:rPr>
          <w:t>10</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76" w:history="1">
        <w:r w:rsidRPr="00C142DF">
          <w:rPr>
            <w:rStyle w:val="Hyperlink"/>
            <w:noProof/>
            <w:lang w:val="en-CA"/>
          </w:rPr>
          <w:t>5.2.2</w:t>
        </w:r>
        <w:r>
          <w:rPr>
            <w:rFonts w:asciiTheme="minorHAnsi" w:eastAsiaTheme="minorEastAsia" w:hAnsiTheme="minorHAnsi" w:cstheme="minorBidi"/>
            <w:i w:val="0"/>
            <w:noProof/>
            <w:sz w:val="22"/>
            <w:szCs w:val="22"/>
            <w:lang w:eastAsia="fr-CA"/>
          </w:rPr>
          <w:tab/>
        </w:r>
        <w:r w:rsidRPr="00C142DF">
          <w:rPr>
            <w:rStyle w:val="Hyperlink"/>
            <w:noProof/>
            <w:lang w:val="en-CA"/>
          </w:rPr>
          <w:t>IOs (One fpga version)</w:t>
        </w:r>
        <w:r>
          <w:rPr>
            <w:noProof/>
            <w:webHidden/>
          </w:rPr>
          <w:tab/>
        </w:r>
        <w:r>
          <w:rPr>
            <w:noProof/>
            <w:webHidden/>
          </w:rPr>
          <w:fldChar w:fldCharType="begin"/>
        </w:r>
        <w:r>
          <w:rPr>
            <w:noProof/>
            <w:webHidden/>
          </w:rPr>
          <w:instrText xml:space="preserve"> PAGEREF _Toc505612576 \h </w:instrText>
        </w:r>
        <w:r>
          <w:rPr>
            <w:noProof/>
            <w:webHidden/>
          </w:rPr>
        </w:r>
        <w:r>
          <w:rPr>
            <w:noProof/>
            <w:webHidden/>
          </w:rPr>
          <w:fldChar w:fldCharType="separate"/>
        </w:r>
        <w:r>
          <w:rPr>
            <w:noProof/>
            <w:webHidden/>
          </w:rPr>
          <w:t>11</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77" w:history="1">
        <w:r w:rsidRPr="00C142DF">
          <w:rPr>
            <w:rStyle w:val="Hyperlink"/>
            <w:noProof/>
            <w:lang w:val="en-CA"/>
          </w:rPr>
          <w:t>5.2.3</w:t>
        </w:r>
        <w:r>
          <w:rPr>
            <w:rFonts w:asciiTheme="minorHAnsi" w:eastAsiaTheme="minorEastAsia" w:hAnsiTheme="minorHAnsi" w:cstheme="minorBidi"/>
            <w:i w:val="0"/>
            <w:noProof/>
            <w:sz w:val="22"/>
            <w:szCs w:val="22"/>
            <w:lang w:eastAsia="fr-CA"/>
          </w:rPr>
          <w:tab/>
        </w:r>
        <w:r w:rsidRPr="00C142DF">
          <w:rPr>
            <w:rStyle w:val="Hyperlink"/>
            <w:noProof/>
            <w:lang w:val="en-CA"/>
          </w:rPr>
          <w:t>IO’s (Two fpga version)</w:t>
        </w:r>
        <w:r>
          <w:rPr>
            <w:noProof/>
            <w:webHidden/>
          </w:rPr>
          <w:tab/>
        </w:r>
        <w:r>
          <w:rPr>
            <w:noProof/>
            <w:webHidden/>
          </w:rPr>
          <w:fldChar w:fldCharType="begin"/>
        </w:r>
        <w:r>
          <w:rPr>
            <w:noProof/>
            <w:webHidden/>
          </w:rPr>
          <w:instrText xml:space="preserve"> PAGEREF _Toc505612577 \h </w:instrText>
        </w:r>
        <w:r>
          <w:rPr>
            <w:noProof/>
            <w:webHidden/>
          </w:rPr>
        </w:r>
        <w:r>
          <w:rPr>
            <w:noProof/>
            <w:webHidden/>
          </w:rPr>
          <w:fldChar w:fldCharType="separate"/>
        </w:r>
        <w:r>
          <w:rPr>
            <w:noProof/>
            <w:webHidden/>
          </w:rPr>
          <w:t>12</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78" w:history="1">
        <w:r w:rsidRPr="00C142DF">
          <w:rPr>
            <w:rStyle w:val="Hyperlink"/>
            <w:noProof/>
            <w:lang w:val="en-CA"/>
          </w:rPr>
          <w:t>5.2.4</w:t>
        </w:r>
        <w:r>
          <w:rPr>
            <w:rFonts w:asciiTheme="minorHAnsi" w:eastAsiaTheme="minorEastAsia" w:hAnsiTheme="minorHAnsi" w:cstheme="minorBidi"/>
            <w:i w:val="0"/>
            <w:noProof/>
            <w:sz w:val="22"/>
            <w:szCs w:val="22"/>
            <w:lang w:eastAsia="fr-CA"/>
          </w:rPr>
          <w:tab/>
        </w:r>
        <w:r w:rsidRPr="00C142DF">
          <w:rPr>
            <w:rStyle w:val="Hyperlink"/>
            <w:noProof/>
            <w:lang w:val="en-CA"/>
          </w:rPr>
          <w:t>I2C interface (Optional)</w:t>
        </w:r>
        <w:r>
          <w:rPr>
            <w:noProof/>
            <w:webHidden/>
          </w:rPr>
          <w:tab/>
        </w:r>
        <w:r>
          <w:rPr>
            <w:noProof/>
            <w:webHidden/>
          </w:rPr>
          <w:fldChar w:fldCharType="begin"/>
        </w:r>
        <w:r>
          <w:rPr>
            <w:noProof/>
            <w:webHidden/>
          </w:rPr>
          <w:instrText xml:space="preserve"> PAGEREF _Toc505612578 \h </w:instrText>
        </w:r>
        <w:r>
          <w:rPr>
            <w:noProof/>
            <w:webHidden/>
          </w:rPr>
        </w:r>
        <w:r>
          <w:rPr>
            <w:noProof/>
            <w:webHidden/>
          </w:rPr>
          <w:fldChar w:fldCharType="separate"/>
        </w:r>
        <w:r>
          <w:rPr>
            <w:noProof/>
            <w:webHidden/>
          </w:rPr>
          <w:t>12</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79" w:history="1">
        <w:r w:rsidRPr="00C142DF">
          <w:rPr>
            <w:rStyle w:val="Hyperlink"/>
            <w:noProof/>
            <w:lang w:val="en-CA"/>
          </w:rPr>
          <w:t>5.2.5</w:t>
        </w:r>
        <w:r>
          <w:rPr>
            <w:rFonts w:asciiTheme="minorHAnsi" w:eastAsiaTheme="minorEastAsia" w:hAnsiTheme="minorHAnsi" w:cstheme="minorBidi"/>
            <w:i w:val="0"/>
            <w:noProof/>
            <w:sz w:val="22"/>
            <w:szCs w:val="22"/>
            <w:lang w:eastAsia="fr-CA"/>
          </w:rPr>
          <w:tab/>
        </w:r>
        <w:r w:rsidRPr="00C142DF">
          <w:rPr>
            <w:rStyle w:val="Hyperlink"/>
            <w:noProof/>
            <w:lang w:val="en-CA"/>
          </w:rPr>
          <w:t>FLASH SPI interface (Optional, G&amp;O parameters)</w:t>
        </w:r>
        <w:r>
          <w:rPr>
            <w:noProof/>
            <w:webHidden/>
          </w:rPr>
          <w:tab/>
        </w:r>
        <w:r>
          <w:rPr>
            <w:noProof/>
            <w:webHidden/>
          </w:rPr>
          <w:fldChar w:fldCharType="begin"/>
        </w:r>
        <w:r>
          <w:rPr>
            <w:noProof/>
            <w:webHidden/>
          </w:rPr>
          <w:instrText xml:space="preserve"> PAGEREF _Toc505612579 \h </w:instrText>
        </w:r>
        <w:r>
          <w:rPr>
            <w:noProof/>
            <w:webHidden/>
          </w:rPr>
        </w:r>
        <w:r>
          <w:rPr>
            <w:noProof/>
            <w:webHidden/>
          </w:rPr>
          <w:fldChar w:fldCharType="separate"/>
        </w:r>
        <w:r>
          <w:rPr>
            <w:noProof/>
            <w:webHidden/>
          </w:rPr>
          <w:t>12</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80" w:history="1">
        <w:r w:rsidRPr="00C142DF">
          <w:rPr>
            <w:rStyle w:val="Hyperlink"/>
            <w:noProof/>
            <w:lang w:val="en-CA"/>
          </w:rPr>
          <w:t>5.2.6</w:t>
        </w:r>
        <w:r>
          <w:rPr>
            <w:rFonts w:asciiTheme="minorHAnsi" w:eastAsiaTheme="minorEastAsia" w:hAnsiTheme="minorHAnsi" w:cstheme="minorBidi"/>
            <w:i w:val="0"/>
            <w:noProof/>
            <w:sz w:val="22"/>
            <w:szCs w:val="22"/>
            <w:lang w:eastAsia="fr-CA"/>
          </w:rPr>
          <w:tab/>
        </w:r>
        <w:r w:rsidRPr="00C142DF">
          <w:rPr>
            <w:rStyle w:val="Hyperlink"/>
            <w:noProof/>
            <w:lang w:val="en-CA"/>
          </w:rPr>
          <w:t>NC-SI Interface</w:t>
        </w:r>
        <w:r>
          <w:rPr>
            <w:noProof/>
            <w:webHidden/>
          </w:rPr>
          <w:tab/>
        </w:r>
        <w:r>
          <w:rPr>
            <w:noProof/>
            <w:webHidden/>
          </w:rPr>
          <w:fldChar w:fldCharType="begin"/>
        </w:r>
        <w:r>
          <w:rPr>
            <w:noProof/>
            <w:webHidden/>
          </w:rPr>
          <w:instrText xml:space="preserve"> PAGEREF _Toc505612580 \h </w:instrText>
        </w:r>
        <w:r>
          <w:rPr>
            <w:noProof/>
            <w:webHidden/>
          </w:rPr>
        </w:r>
        <w:r>
          <w:rPr>
            <w:noProof/>
            <w:webHidden/>
          </w:rPr>
          <w:fldChar w:fldCharType="separate"/>
        </w:r>
        <w:r>
          <w:rPr>
            <w:noProof/>
            <w:webHidden/>
          </w:rPr>
          <w:t>13</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81" w:history="1">
        <w:r w:rsidRPr="00C142DF">
          <w:rPr>
            <w:rStyle w:val="Hyperlink"/>
            <w:noProof/>
            <w:lang w:val="en-CA"/>
          </w:rPr>
          <w:t>5.2.7</w:t>
        </w:r>
        <w:r>
          <w:rPr>
            <w:rFonts w:asciiTheme="minorHAnsi" w:eastAsiaTheme="minorEastAsia" w:hAnsiTheme="minorHAnsi" w:cstheme="minorBidi"/>
            <w:i w:val="0"/>
            <w:noProof/>
            <w:sz w:val="22"/>
            <w:szCs w:val="22"/>
            <w:lang w:eastAsia="fr-CA"/>
          </w:rPr>
          <w:tab/>
        </w:r>
        <w:r w:rsidRPr="00C142DF">
          <w:rPr>
            <w:rStyle w:val="Hyperlink"/>
            <w:noProof/>
            <w:lang w:val="en-CA"/>
          </w:rPr>
          <w:t>PCIe Interface</w:t>
        </w:r>
        <w:r>
          <w:rPr>
            <w:noProof/>
            <w:webHidden/>
          </w:rPr>
          <w:tab/>
        </w:r>
        <w:r>
          <w:rPr>
            <w:noProof/>
            <w:webHidden/>
          </w:rPr>
          <w:fldChar w:fldCharType="begin"/>
        </w:r>
        <w:r>
          <w:rPr>
            <w:noProof/>
            <w:webHidden/>
          </w:rPr>
          <w:instrText xml:space="preserve"> PAGEREF _Toc505612581 \h </w:instrText>
        </w:r>
        <w:r>
          <w:rPr>
            <w:noProof/>
            <w:webHidden/>
          </w:rPr>
        </w:r>
        <w:r>
          <w:rPr>
            <w:noProof/>
            <w:webHidden/>
          </w:rPr>
          <w:fldChar w:fldCharType="separate"/>
        </w:r>
        <w:r>
          <w:rPr>
            <w:noProof/>
            <w:webHidden/>
          </w:rPr>
          <w:t>13</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82" w:history="1">
        <w:r w:rsidRPr="00C142DF">
          <w:rPr>
            <w:rStyle w:val="Hyperlink"/>
            <w:noProof/>
            <w:lang w:val="en-CA"/>
          </w:rPr>
          <w:t>5.2.8</w:t>
        </w:r>
        <w:r>
          <w:rPr>
            <w:rFonts w:asciiTheme="minorHAnsi" w:eastAsiaTheme="minorEastAsia" w:hAnsiTheme="minorHAnsi" w:cstheme="minorBidi"/>
            <w:i w:val="0"/>
            <w:noProof/>
            <w:sz w:val="22"/>
            <w:szCs w:val="22"/>
            <w:lang w:eastAsia="fr-CA"/>
          </w:rPr>
          <w:tab/>
        </w:r>
        <w:r w:rsidRPr="00C142DF">
          <w:rPr>
            <w:rStyle w:val="Hyperlink"/>
            <w:noProof/>
            <w:lang w:val="en-CA"/>
          </w:rPr>
          <w:t>Minimum Grab FPGA IO required (1 fpga implementation, no partitionning)</w:t>
        </w:r>
        <w:r>
          <w:rPr>
            <w:noProof/>
            <w:webHidden/>
          </w:rPr>
          <w:tab/>
        </w:r>
        <w:r>
          <w:rPr>
            <w:noProof/>
            <w:webHidden/>
          </w:rPr>
          <w:fldChar w:fldCharType="begin"/>
        </w:r>
        <w:r>
          <w:rPr>
            <w:noProof/>
            <w:webHidden/>
          </w:rPr>
          <w:instrText xml:space="preserve"> PAGEREF _Toc505612582 \h </w:instrText>
        </w:r>
        <w:r>
          <w:rPr>
            <w:noProof/>
            <w:webHidden/>
          </w:rPr>
        </w:r>
        <w:r>
          <w:rPr>
            <w:noProof/>
            <w:webHidden/>
          </w:rPr>
          <w:fldChar w:fldCharType="separate"/>
        </w:r>
        <w:r>
          <w:rPr>
            <w:noProof/>
            <w:webHidden/>
          </w:rPr>
          <w:t>14</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83" w:history="1">
        <w:r w:rsidRPr="00C142DF">
          <w:rPr>
            <w:rStyle w:val="Hyperlink"/>
            <w:noProof/>
            <w:lang w:val="en-CA"/>
          </w:rPr>
          <w:t>5.2.9</w:t>
        </w:r>
        <w:r>
          <w:rPr>
            <w:rFonts w:asciiTheme="minorHAnsi" w:eastAsiaTheme="minorEastAsia" w:hAnsiTheme="minorHAnsi" w:cstheme="minorBidi"/>
            <w:i w:val="0"/>
            <w:noProof/>
            <w:sz w:val="22"/>
            <w:szCs w:val="22"/>
            <w:lang w:eastAsia="fr-CA"/>
          </w:rPr>
          <w:tab/>
        </w:r>
        <w:r w:rsidRPr="00C142DF">
          <w:rPr>
            <w:rStyle w:val="Hyperlink"/>
            <w:noProof/>
            <w:lang w:val="en-CA"/>
          </w:rPr>
          <w:t>Minimum Grab FPGA IO requi</w:t>
        </w:r>
        <w:bookmarkStart w:id="11" w:name="_GoBack"/>
        <w:bookmarkEnd w:id="11"/>
        <w:r w:rsidRPr="00C142DF">
          <w:rPr>
            <w:rStyle w:val="Hyperlink"/>
            <w:noProof/>
            <w:lang w:val="en-CA"/>
          </w:rPr>
          <w:t>red (2 fpga implementation, SpiderIO in the Profiblaze FPGA)</w:t>
        </w:r>
        <w:r>
          <w:rPr>
            <w:noProof/>
            <w:webHidden/>
          </w:rPr>
          <w:tab/>
        </w:r>
        <w:r>
          <w:rPr>
            <w:noProof/>
            <w:webHidden/>
          </w:rPr>
          <w:fldChar w:fldCharType="begin"/>
        </w:r>
        <w:r>
          <w:rPr>
            <w:noProof/>
            <w:webHidden/>
          </w:rPr>
          <w:instrText xml:space="preserve"> PAGEREF _Toc505612583 \h </w:instrText>
        </w:r>
        <w:r>
          <w:rPr>
            <w:noProof/>
            <w:webHidden/>
          </w:rPr>
        </w:r>
        <w:r>
          <w:rPr>
            <w:noProof/>
            <w:webHidden/>
          </w:rPr>
          <w:fldChar w:fldCharType="separate"/>
        </w:r>
        <w:r>
          <w:rPr>
            <w:noProof/>
            <w:webHidden/>
          </w:rPr>
          <w:t>14</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84" w:history="1">
        <w:r w:rsidRPr="00C142DF">
          <w:rPr>
            <w:rStyle w:val="Hyperlink"/>
            <w:noProof/>
            <w:lang w:val="en-CA"/>
          </w:rPr>
          <w:t>6</w:t>
        </w:r>
        <w:r>
          <w:rPr>
            <w:rFonts w:asciiTheme="minorHAnsi" w:eastAsiaTheme="minorEastAsia" w:hAnsiTheme="minorHAnsi" w:cstheme="minorBidi"/>
            <w:b w:val="0"/>
            <w:caps w:val="0"/>
            <w:noProof/>
            <w:sz w:val="22"/>
            <w:szCs w:val="22"/>
            <w:lang w:eastAsia="fr-CA"/>
          </w:rPr>
          <w:tab/>
        </w:r>
        <w:r w:rsidRPr="00C142DF">
          <w:rPr>
            <w:rStyle w:val="Hyperlink"/>
            <w:noProof/>
            <w:lang w:val="en-CA"/>
          </w:rPr>
          <w:t>OnSemiconductor Python CMOS sensor family</w:t>
        </w:r>
        <w:r>
          <w:rPr>
            <w:noProof/>
            <w:webHidden/>
          </w:rPr>
          <w:tab/>
        </w:r>
        <w:r>
          <w:rPr>
            <w:noProof/>
            <w:webHidden/>
          </w:rPr>
          <w:fldChar w:fldCharType="begin"/>
        </w:r>
        <w:r>
          <w:rPr>
            <w:noProof/>
            <w:webHidden/>
          </w:rPr>
          <w:instrText xml:space="preserve"> PAGEREF _Toc505612584 \h </w:instrText>
        </w:r>
        <w:r>
          <w:rPr>
            <w:noProof/>
            <w:webHidden/>
          </w:rPr>
        </w:r>
        <w:r>
          <w:rPr>
            <w:noProof/>
            <w:webHidden/>
          </w:rPr>
          <w:fldChar w:fldCharType="separate"/>
        </w:r>
        <w:r>
          <w:rPr>
            <w:noProof/>
            <w:webHidden/>
          </w:rPr>
          <w:t>15</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85" w:history="1">
        <w:r w:rsidRPr="00C142DF">
          <w:rPr>
            <w:rStyle w:val="Hyperlink"/>
            <w:noProof/>
            <w:lang w:val="en-CA"/>
          </w:rPr>
          <w:t>7</w:t>
        </w:r>
        <w:r>
          <w:rPr>
            <w:rFonts w:asciiTheme="minorHAnsi" w:eastAsiaTheme="minorEastAsia" w:hAnsiTheme="minorHAnsi" w:cstheme="minorBidi"/>
            <w:b w:val="0"/>
            <w:caps w:val="0"/>
            <w:noProof/>
            <w:sz w:val="22"/>
            <w:szCs w:val="22"/>
            <w:lang w:eastAsia="fr-CA"/>
          </w:rPr>
          <w:tab/>
        </w:r>
        <w:r w:rsidRPr="00C142DF">
          <w:rPr>
            <w:rStyle w:val="Hyperlink"/>
            <w:noProof/>
            <w:lang w:val="en-CA"/>
          </w:rPr>
          <w:t>Spider Realtime IO</w:t>
        </w:r>
        <w:r>
          <w:rPr>
            <w:noProof/>
            <w:webHidden/>
          </w:rPr>
          <w:tab/>
        </w:r>
        <w:r>
          <w:rPr>
            <w:noProof/>
            <w:webHidden/>
          </w:rPr>
          <w:fldChar w:fldCharType="begin"/>
        </w:r>
        <w:r>
          <w:rPr>
            <w:noProof/>
            <w:webHidden/>
          </w:rPr>
          <w:instrText xml:space="preserve"> PAGEREF _Toc505612585 \h </w:instrText>
        </w:r>
        <w:r>
          <w:rPr>
            <w:noProof/>
            <w:webHidden/>
          </w:rPr>
        </w:r>
        <w:r>
          <w:rPr>
            <w:noProof/>
            <w:webHidden/>
          </w:rPr>
          <w:fldChar w:fldCharType="separate"/>
        </w:r>
        <w:r>
          <w:rPr>
            <w:noProof/>
            <w:webHidden/>
          </w:rPr>
          <w:t>17</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86" w:history="1">
        <w:r w:rsidRPr="00C142DF">
          <w:rPr>
            <w:rStyle w:val="Hyperlink"/>
            <w:noProof/>
            <w:lang w:val="en-CA"/>
          </w:rPr>
          <w:t>8</w:t>
        </w:r>
        <w:r>
          <w:rPr>
            <w:rFonts w:asciiTheme="minorHAnsi" w:eastAsiaTheme="minorEastAsia" w:hAnsiTheme="minorHAnsi" w:cstheme="minorBidi"/>
            <w:b w:val="0"/>
            <w:caps w:val="0"/>
            <w:noProof/>
            <w:sz w:val="22"/>
            <w:szCs w:val="22"/>
            <w:lang w:eastAsia="fr-CA"/>
          </w:rPr>
          <w:tab/>
        </w:r>
        <w:r w:rsidRPr="00C142DF">
          <w:rPr>
            <w:rStyle w:val="Hyperlink"/>
            <w:noProof/>
            <w:lang w:val="en-CA"/>
          </w:rPr>
          <w:t>Sensor Acquisition</w:t>
        </w:r>
        <w:r>
          <w:rPr>
            <w:noProof/>
            <w:webHidden/>
          </w:rPr>
          <w:tab/>
        </w:r>
        <w:r>
          <w:rPr>
            <w:noProof/>
            <w:webHidden/>
          </w:rPr>
          <w:fldChar w:fldCharType="begin"/>
        </w:r>
        <w:r>
          <w:rPr>
            <w:noProof/>
            <w:webHidden/>
          </w:rPr>
          <w:instrText xml:space="preserve"> PAGEREF _Toc505612586 \h </w:instrText>
        </w:r>
        <w:r>
          <w:rPr>
            <w:noProof/>
            <w:webHidden/>
          </w:rPr>
        </w:r>
        <w:r>
          <w:rPr>
            <w:noProof/>
            <w:webHidden/>
          </w:rPr>
          <w:fldChar w:fldCharType="separate"/>
        </w:r>
        <w:r>
          <w:rPr>
            <w:noProof/>
            <w:webHidden/>
          </w:rPr>
          <w:t>18</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87" w:history="1">
        <w:r w:rsidRPr="00C142DF">
          <w:rPr>
            <w:rStyle w:val="Hyperlink"/>
            <w:noProof/>
          </w:rPr>
          <w:t>8.1</w:t>
        </w:r>
        <w:r>
          <w:rPr>
            <w:rFonts w:asciiTheme="minorHAnsi" w:eastAsiaTheme="minorEastAsia" w:hAnsiTheme="minorHAnsi" w:cstheme="minorBidi"/>
            <w:smallCaps w:val="0"/>
            <w:noProof/>
            <w:sz w:val="22"/>
            <w:szCs w:val="22"/>
            <w:lang w:eastAsia="fr-CA"/>
          </w:rPr>
          <w:tab/>
        </w:r>
        <w:r w:rsidRPr="00C142DF">
          <w:rPr>
            <w:rStyle w:val="Hyperlink"/>
            <w:noProof/>
          </w:rPr>
          <w:t>Sensor Controller</w:t>
        </w:r>
        <w:r>
          <w:rPr>
            <w:noProof/>
            <w:webHidden/>
          </w:rPr>
          <w:tab/>
        </w:r>
        <w:r>
          <w:rPr>
            <w:noProof/>
            <w:webHidden/>
          </w:rPr>
          <w:fldChar w:fldCharType="begin"/>
        </w:r>
        <w:r>
          <w:rPr>
            <w:noProof/>
            <w:webHidden/>
          </w:rPr>
          <w:instrText xml:space="preserve"> PAGEREF _Toc505612587 \h </w:instrText>
        </w:r>
        <w:r>
          <w:rPr>
            <w:noProof/>
            <w:webHidden/>
          </w:rPr>
        </w:r>
        <w:r>
          <w:rPr>
            <w:noProof/>
            <w:webHidden/>
          </w:rPr>
          <w:fldChar w:fldCharType="separate"/>
        </w:r>
        <w:r>
          <w:rPr>
            <w:noProof/>
            <w:webHidden/>
          </w:rPr>
          <w:t>18</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88" w:history="1">
        <w:r w:rsidRPr="00C142DF">
          <w:rPr>
            <w:rStyle w:val="Hyperlink"/>
            <w:noProof/>
            <w:lang w:val="en-CA"/>
          </w:rPr>
          <w:t>8.1.1</w:t>
        </w:r>
        <w:r>
          <w:rPr>
            <w:rFonts w:asciiTheme="minorHAnsi" w:eastAsiaTheme="minorEastAsia" w:hAnsiTheme="minorHAnsi" w:cstheme="minorBidi"/>
            <w:i w:val="0"/>
            <w:noProof/>
            <w:sz w:val="22"/>
            <w:szCs w:val="22"/>
            <w:lang w:eastAsia="fr-CA"/>
          </w:rPr>
          <w:tab/>
        </w:r>
        <w:r w:rsidRPr="00C142DF">
          <w:rPr>
            <w:rStyle w:val="Hyperlink"/>
            <w:noProof/>
            <w:lang w:val="en-CA"/>
          </w:rPr>
          <w:t>Double buffering acquisition concept</w:t>
        </w:r>
        <w:r>
          <w:rPr>
            <w:noProof/>
            <w:webHidden/>
          </w:rPr>
          <w:tab/>
        </w:r>
        <w:r>
          <w:rPr>
            <w:noProof/>
            <w:webHidden/>
          </w:rPr>
          <w:fldChar w:fldCharType="begin"/>
        </w:r>
        <w:r>
          <w:rPr>
            <w:noProof/>
            <w:webHidden/>
          </w:rPr>
          <w:instrText xml:space="preserve"> PAGEREF _Toc505612588 \h </w:instrText>
        </w:r>
        <w:r>
          <w:rPr>
            <w:noProof/>
            <w:webHidden/>
          </w:rPr>
        </w:r>
        <w:r>
          <w:rPr>
            <w:noProof/>
            <w:webHidden/>
          </w:rPr>
          <w:fldChar w:fldCharType="separate"/>
        </w:r>
        <w:r>
          <w:rPr>
            <w:noProof/>
            <w:webHidden/>
          </w:rPr>
          <w:t>20</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89" w:history="1">
        <w:r w:rsidRPr="00C142DF">
          <w:rPr>
            <w:rStyle w:val="Hyperlink"/>
            <w:noProof/>
            <w:lang w:val="en-CA"/>
          </w:rPr>
          <w:t>8.1.2</w:t>
        </w:r>
        <w:r>
          <w:rPr>
            <w:rFonts w:asciiTheme="minorHAnsi" w:eastAsiaTheme="minorEastAsia" w:hAnsiTheme="minorHAnsi" w:cstheme="minorBidi"/>
            <w:i w:val="0"/>
            <w:noProof/>
            <w:sz w:val="22"/>
            <w:szCs w:val="22"/>
            <w:lang w:eastAsia="fr-CA"/>
          </w:rPr>
          <w:tab/>
        </w:r>
        <w:r w:rsidRPr="00C142DF">
          <w:rPr>
            <w:rStyle w:val="Hyperlink"/>
            <w:noProof/>
            <w:lang w:val="en-CA"/>
          </w:rPr>
          <w:t>CMOS serial interface</w:t>
        </w:r>
        <w:r>
          <w:rPr>
            <w:noProof/>
            <w:webHidden/>
          </w:rPr>
          <w:tab/>
        </w:r>
        <w:r>
          <w:rPr>
            <w:noProof/>
            <w:webHidden/>
          </w:rPr>
          <w:fldChar w:fldCharType="begin"/>
        </w:r>
        <w:r>
          <w:rPr>
            <w:noProof/>
            <w:webHidden/>
          </w:rPr>
          <w:instrText xml:space="preserve"> PAGEREF _Toc505612589 \h </w:instrText>
        </w:r>
        <w:r>
          <w:rPr>
            <w:noProof/>
            <w:webHidden/>
          </w:rPr>
        </w:r>
        <w:r>
          <w:rPr>
            <w:noProof/>
            <w:webHidden/>
          </w:rPr>
          <w:fldChar w:fldCharType="separate"/>
        </w:r>
        <w:r>
          <w:rPr>
            <w:noProof/>
            <w:webHidden/>
          </w:rPr>
          <w:t>22</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90" w:history="1">
        <w:r w:rsidRPr="00C142DF">
          <w:rPr>
            <w:rStyle w:val="Hyperlink"/>
            <w:noProof/>
            <w:lang w:val="en-CA"/>
          </w:rPr>
          <w:t>8.1.3</w:t>
        </w:r>
        <w:r>
          <w:rPr>
            <w:rFonts w:asciiTheme="minorHAnsi" w:eastAsiaTheme="minorEastAsia" w:hAnsiTheme="minorHAnsi" w:cstheme="minorBidi"/>
            <w:i w:val="0"/>
            <w:noProof/>
            <w:sz w:val="22"/>
            <w:szCs w:val="22"/>
            <w:lang w:eastAsia="fr-CA"/>
          </w:rPr>
          <w:tab/>
        </w:r>
        <w:r w:rsidRPr="00C142DF">
          <w:rPr>
            <w:rStyle w:val="Hyperlink"/>
            <w:noProof/>
            <w:lang w:val="en-CA"/>
          </w:rPr>
          <w:t>CMOS Python sensor powerup and LVDS training</w:t>
        </w:r>
        <w:r>
          <w:rPr>
            <w:noProof/>
            <w:webHidden/>
          </w:rPr>
          <w:tab/>
        </w:r>
        <w:r>
          <w:rPr>
            <w:noProof/>
            <w:webHidden/>
          </w:rPr>
          <w:fldChar w:fldCharType="begin"/>
        </w:r>
        <w:r>
          <w:rPr>
            <w:noProof/>
            <w:webHidden/>
          </w:rPr>
          <w:instrText xml:space="preserve"> PAGEREF _Toc505612590 \h </w:instrText>
        </w:r>
        <w:r>
          <w:rPr>
            <w:noProof/>
            <w:webHidden/>
          </w:rPr>
        </w:r>
        <w:r>
          <w:rPr>
            <w:noProof/>
            <w:webHidden/>
          </w:rPr>
          <w:fldChar w:fldCharType="separate"/>
        </w:r>
        <w:r>
          <w:rPr>
            <w:noProof/>
            <w:webHidden/>
          </w:rPr>
          <w:t>23</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91" w:history="1">
        <w:r w:rsidRPr="00C142DF">
          <w:rPr>
            <w:rStyle w:val="Hyperlink"/>
            <w:noProof/>
            <w:lang w:val="en-CA"/>
          </w:rPr>
          <w:t>8.1.4</w:t>
        </w:r>
        <w:r>
          <w:rPr>
            <w:rFonts w:asciiTheme="minorHAnsi" w:eastAsiaTheme="minorEastAsia" w:hAnsiTheme="minorHAnsi" w:cstheme="minorBidi"/>
            <w:i w:val="0"/>
            <w:noProof/>
            <w:sz w:val="22"/>
            <w:szCs w:val="22"/>
            <w:lang w:eastAsia="fr-CA"/>
          </w:rPr>
          <w:tab/>
        </w:r>
        <w:r w:rsidRPr="00C142DF">
          <w:rPr>
            <w:rStyle w:val="Hyperlink"/>
            <w:noProof/>
            <w:lang w:val="en-CA"/>
          </w:rPr>
          <w:t>Subsampling and Binning with ROI’s</w:t>
        </w:r>
        <w:r>
          <w:rPr>
            <w:noProof/>
            <w:webHidden/>
          </w:rPr>
          <w:tab/>
        </w:r>
        <w:r>
          <w:rPr>
            <w:noProof/>
            <w:webHidden/>
          </w:rPr>
          <w:fldChar w:fldCharType="begin"/>
        </w:r>
        <w:r>
          <w:rPr>
            <w:noProof/>
            <w:webHidden/>
          </w:rPr>
          <w:instrText xml:space="preserve"> PAGEREF _Toc505612591 \h </w:instrText>
        </w:r>
        <w:r>
          <w:rPr>
            <w:noProof/>
            <w:webHidden/>
          </w:rPr>
        </w:r>
        <w:r>
          <w:rPr>
            <w:noProof/>
            <w:webHidden/>
          </w:rPr>
          <w:fldChar w:fldCharType="separate"/>
        </w:r>
        <w:r>
          <w:rPr>
            <w:noProof/>
            <w:webHidden/>
          </w:rPr>
          <w:t>23</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92" w:history="1">
        <w:r w:rsidRPr="00C142DF">
          <w:rPr>
            <w:rStyle w:val="Hyperlink"/>
            <w:noProof/>
          </w:rPr>
          <w:t>8.2</w:t>
        </w:r>
        <w:r>
          <w:rPr>
            <w:rFonts w:asciiTheme="minorHAnsi" w:eastAsiaTheme="minorEastAsia" w:hAnsiTheme="minorHAnsi" w:cstheme="minorBidi"/>
            <w:smallCaps w:val="0"/>
            <w:noProof/>
            <w:sz w:val="22"/>
            <w:szCs w:val="22"/>
            <w:lang w:eastAsia="fr-CA"/>
          </w:rPr>
          <w:tab/>
        </w:r>
        <w:r w:rsidRPr="00C142DF">
          <w:rPr>
            <w:rStyle w:val="Hyperlink"/>
            <w:noProof/>
          </w:rPr>
          <w:t>Sensor Datapath</w:t>
        </w:r>
        <w:r>
          <w:rPr>
            <w:noProof/>
            <w:webHidden/>
          </w:rPr>
          <w:tab/>
        </w:r>
        <w:r>
          <w:rPr>
            <w:noProof/>
            <w:webHidden/>
          </w:rPr>
          <w:fldChar w:fldCharType="begin"/>
        </w:r>
        <w:r>
          <w:rPr>
            <w:noProof/>
            <w:webHidden/>
          </w:rPr>
          <w:instrText xml:space="preserve"> PAGEREF _Toc505612592 \h </w:instrText>
        </w:r>
        <w:r>
          <w:rPr>
            <w:noProof/>
            <w:webHidden/>
          </w:rPr>
        </w:r>
        <w:r>
          <w:rPr>
            <w:noProof/>
            <w:webHidden/>
          </w:rPr>
          <w:fldChar w:fldCharType="separate"/>
        </w:r>
        <w:r>
          <w:rPr>
            <w:noProof/>
            <w:webHidden/>
          </w:rPr>
          <w:t>24</w:t>
        </w:r>
        <w:r>
          <w:rPr>
            <w:noProof/>
            <w:webHidden/>
          </w:rPr>
          <w:fldChar w:fldCharType="end"/>
        </w:r>
      </w:hyperlink>
    </w:p>
    <w:p w:rsidR="005F7453" w:rsidRDefault="005F7453">
      <w:pPr>
        <w:pStyle w:val="TOC1"/>
        <w:tabs>
          <w:tab w:val="left" w:pos="400"/>
        </w:tabs>
        <w:rPr>
          <w:rFonts w:asciiTheme="minorHAnsi" w:eastAsiaTheme="minorEastAsia" w:hAnsiTheme="minorHAnsi" w:cstheme="minorBidi"/>
          <w:b w:val="0"/>
          <w:caps w:val="0"/>
          <w:noProof/>
          <w:sz w:val="22"/>
          <w:szCs w:val="22"/>
          <w:lang w:eastAsia="fr-CA"/>
        </w:rPr>
      </w:pPr>
      <w:hyperlink w:anchor="_Toc505612593" w:history="1">
        <w:r w:rsidRPr="00C142DF">
          <w:rPr>
            <w:rStyle w:val="Hyperlink"/>
            <w:noProof/>
            <w:lang w:val="en-CA"/>
          </w:rPr>
          <w:t>9</w:t>
        </w:r>
        <w:r>
          <w:rPr>
            <w:rFonts w:asciiTheme="minorHAnsi" w:eastAsiaTheme="minorEastAsia" w:hAnsiTheme="minorHAnsi" w:cstheme="minorBidi"/>
            <w:b w:val="0"/>
            <w:caps w:val="0"/>
            <w:noProof/>
            <w:sz w:val="22"/>
            <w:szCs w:val="22"/>
            <w:lang w:eastAsia="fr-CA"/>
          </w:rPr>
          <w:tab/>
        </w:r>
        <w:r w:rsidRPr="00C142DF">
          <w:rPr>
            <w:rStyle w:val="Hyperlink"/>
            <w:noProof/>
            <w:lang w:val="en-CA"/>
          </w:rPr>
          <w:t>DMA and PCIe interface</w:t>
        </w:r>
        <w:r>
          <w:rPr>
            <w:noProof/>
            <w:webHidden/>
          </w:rPr>
          <w:tab/>
        </w:r>
        <w:r>
          <w:rPr>
            <w:noProof/>
            <w:webHidden/>
          </w:rPr>
          <w:fldChar w:fldCharType="begin"/>
        </w:r>
        <w:r>
          <w:rPr>
            <w:noProof/>
            <w:webHidden/>
          </w:rPr>
          <w:instrText xml:space="preserve"> PAGEREF _Toc505612593 \h </w:instrText>
        </w:r>
        <w:r>
          <w:rPr>
            <w:noProof/>
            <w:webHidden/>
          </w:rPr>
        </w:r>
        <w:r>
          <w:rPr>
            <w:noProof/>
            <w:webHidden/>
          </w:rPr>
          <w:fldChar w:fldCharType="separate"/>
        </w:r>
        <w:r>
          <w:rPr>
            <w:noProof/>
            <w:webHidden/>
          </w:rPr>
          <w:t>25</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94" w:history="1">
        <w:r w:rsidRPr="00C142DF">
          <w:rPr>
            <w:rStyle w:val="Hyperlink"/>
            <w:noProof/>
          </w:rPr>
          <w:t>9.1</w:t>
        </w:r>
        <w:r>
          <w:rPr>
            <w:rFonts w:asciiTheme="minorHAnsi" w:eastAsiaTheme="minorEastAsia" w:hAnsiTheme="minorHAnsi" w:cstheme="minorBidi"/>
            <w:smallCaps w:val="0"/>
            <w:noProof/>
            <w:sz w:val="22"/>
            <w:szCs w:val="22"/>
            <w:lang w:eastAsia="fr-CA"/>
          </w:rPr>
          <w:tab/>
        </w:r>
        <w:r w:rsidRPr="00C142DF">
          <w:rPr>
            <w:rStyle w:val="Hyperlink"/>
            <w:noProof/>
          </w:rPr>
          <w:t>DMA</w:t>
        </w:r>
        <w:r>
          <w:rPr>
            <w:noProof/>
            <w:webHidden/>
          </w:rPr>
          <w:tab/>
        </w:r>
        <w:r>
          <w:rPr>
            <w:noProof/>
            <w:webHidden/>
          </w:rPr>
          <w:fldChar w:fldCharType="begin"/>
        </w:r>
        <w:r>
          <w:rPr>
            <w:noProof/>
            <w:webHidden/>
          </w:rPr>
          <w:instrText xml:space="preserve"> PAGEREF _Toc505612594 \h </w:instrText>
        </w:r>
        <w:r>
          <w:rPr>
            <w:noProof/>
            <w:webHidden/>
          </w:rPr>
        </w:r>
        <w:r>
          <w:rPr>
            <w:noProof/>
            <w:webHidden/>
          </w:rPr>
          <w:fldChar w:fldCharType="separate"/>
        </w:r>
        <w:r>
          <w:rPr>
            <w:noProof/>
            <w:webHidden/>
          </w:rPr>
          <w:t>25</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95" w:history="1">
        <w:r w:rsidRPr="00C142DF">
          <w:rPr>
            <w:rStyle w:val="Hyperlink"/>
            <w:noProof/>
          </w:rPr>
          <w:t>9.2</w:t>
        </w:r>
        <w:r>
          <w:rPr>
            <w:rFonts w:asciiTheme="minorHAnsi" w:eastAsiaTheme="minorEastAsia" w:hAnsiTheme="minorHAnsi" w:cstheme="minorBidi"/>
            <w:smallCaps w:val="0"/>
            <w:noProof/>
            <w:sz w:val="22"/>
            <w:szCs w:val="22"/>
            <w:lang w:eastAsia="fr-CA"/>
          </w:rPr>
          <w:tab/>
        </w:r>
        <w:r w:rsidRPr="00C142DF">
          <w:rPr>
            <w:rStyle w:val="Hyperlink"/>
            <w:noProof/>
          </w:rPr>
          <w:t>PCIe Target</w:t>
        </w:r>
        <w:r>
          <w:rPr>
            <w:noProof/>
            <w:webHidden/>
          </w:rPr>
          <w:tab/>
        </w:r>
        <w:r>
          <w:rPr>
            <w:noProof/>
            <w:webHidden/>
          </w:rPr>
          <w:fldChar w:fldCharType="begin"/>
        </w:r>
        <w:r>
          <w:rPr>
            <w:noProof/>
            <w:webHidden/>
          </w:rPr>
          <w:instrText xml:space="preserve"> PAGEREF _Toc505612595 \h </w:instrText>
        </w:r>
        <w:r>
          <w:rPr>
            <w:noProof/>
            <w:webHidden/>
          </w:rPr>
        </w:r>
        <w:r>
          <w:rPr>
            <w:noProof/>
            <w:webHidden/>
          </w:rPr>
          <w:fldChar w:fldCharType="separate"/>
        </w:r>
        <w:r>
          <w:rPr>
            <w:noProof/>
            <w:webHidden/>
          </w:rPr>
          <w:t>27</w:t>
        </w:r>
        <w:r>
          <w:rPr>
            <w:noProof/>
            <w:webHidden/>
          </w:rPr>
          <w:fldChar w:fldCharType="end"/>
        </w:r>
      </w:hyperlink>
    </w:p>
    <w:p w:rsidR="005F7453" w:rsidRDefault="005F7453">
      <w:pPr>
        <w:pStyle w:val="TOC2"/>
        <w:tabs>
          <w:tab w:val="left" w:pos="600"/>
        </w:tabs>
        <w:rPr>
          <w:rFonts w:asciiTheme="minorHAnsi" w:eastAsiaTheme="minorEastAsia" w:hAnsiTheme="minorHAnsi" w:cstheme="minorBidi"/>
          <w:smallCaps w:val="0"/>
          <w:noProof/>
          <w:sz w:val="22"/>
          <w:szCs w:val="22"/>
          <w:lang w:eastAsia="fr-CA"/>
        </w:rPr>
      </w:pPr>
      <w:hyperlink w:anchor="_Toc505612596" w:history="1">
        <w:r w:rsidRPr="00C142DF">
          <w:rPr>
            <w:rStyle w:val="Hyperlink"/>
            <w:noProof/>
          </w:rPr>
          <w:t>9.3</w:t>
        </w:r>
        <w:r>
          <w:rPr>
            <w:rFonts w:asciiTheme="minorHAnsi" w:eastAsiaTheme="minorEastAsia" w:hAnsiTheme="minorHAnsi" w:cstheme="minorBidi"/>
            <w:smallCaps w:val="0"/>
            <w:noProof/>
            <w:sz w:val="22"/>
            <w:szCs w:val="22"/>
            <w:lang w:eastAsia="fr-CA"/>
          </w:rPr>
          <w:tab/>
        </w:r>
        <w:r w:rsidRPr="00C142DF">
          <w:rPr>
            <w:rStyle w:val="Hyperlink"/>
            <w:noProof/>
          </w:rPr>
          <w:t>Message Signaled Interrupt</w:t>
        </w:r>
        <w:r>
          <w:rPr>
            <w:noProof/>
            <w:webHidden/>
          </w:rPr>
          <w:tab/>
        </w:r>
        <w:r>
          <w:rPr>
            <w:noProof/>
            <w:webHidden/>
          </w:rPr>
          <w:fldChar w:fldCharType="begin"/>
        </w:r>
        <w:r>
          <w:rPr>
            <w:noProof/>
            <w:webHidden/>
          </w:rPr>
          <w:instrText xml:space="preserve"> PAGEREF _Toc505612596 \h </w:instrText>
        </w:r>
        <w:r>
          <w:rPr>
            <w:noProof/>
            <w:webHidden/>
          </w:rPr>
        </w:r>
        <w:r>
          <w:rPr>
            <w:noProof/>
            <w:webHidden/>
          </w:rPr>
          <w:fldChar w:fldCharType="separate"/>
        </w:r>
        <w:r>
          <w:rPr>
            <w:noProof/>
            <w:webHidden/>
          </w:rPr>
          <w:t>27</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97" w:history="1">
        <w:r w:rsidRPr="00C142DF">
          <w:rPr>
            <w:rStyle w:val="Hyperlink"/>
            <w:noProof/>
            <w:lang w:val="en-CA"/>
          </w:rPr>
          <w:t>9.3.1</w:t>
        </w:r>
        <w:r>
          <w:rPr>
            <w:rFonts w:asciiTheme="minorHAnsi" w:eastAsiaTheme="minorEastAsia" w:hAnsiTheme="minorHAnsi" w:cstheme="minorBidi"/>
            <w:i w:val="0"/>
            <w:noProof/>
            <w:sz w:val="22"/>
            <w:szCs w:val="22"/>
            <w:lang w:eastAsia="fr-CA"/>
          </w:rPr>
          <w:tab/>
        </w:r>
        <w:r w:rsidRPr="00C142DF">
          <w:rPr>
            <w:rStyle w:val="Hyperlink"/>
            <w:noProof/>
            <w:lang w:val="en-CA"/>
          </w:rPr>
          <w:t>Interrupt Queueing</w:t>
        </w:r>
        <w:r>
          <w:rPr>
            <w:noProof/>
            <w:webHidden/>
          </w:rPr>
          <w:tab/>
        </w:r>
        <w:r>
          <w:rPr>
            <w:noProof/>
            <w:webHidden/>
          </w:rPr>
          <w:fldChar w:fldCharType="begin"/>
        </w:r>
        <w:r>
          <w:rPr>
            <w:noProof/>
            <w:webHidden/>
          </w:rPr>
          <w:instrText xml:space="preserve"> PAGEREF _Toc505612597 \h </w:instrText>
        </w:r>
        <w:r>
          <w:rPr>
            <w:noProof/>
            <w:webHidden/>
          </w:rPr>
        </w:r>
        <w:r>
          <w:rPr>
            <w:noProof/>
            <w:webHidden/>
          </w:rPr>
          <w:fldChar w:fldCharType="separate"/>
        </w:r>
        <w:r>
          <w:rPr>
            <w:noProof/>
            <w:webHidden/>
          </w:rPr>
          <w:t>28</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598" w:history="1">
        <w:r w:rsidRPr="00C142DF">
          <w:rPr>
            <w:rStyle w:val="Hyperlink"/>
            <w:noProof/>
            <w:lang w:val="en-CA"/>
          </w:rPr>
          <w:t>9.3.2</w:t>
        </w:r>
        <w:r>
          <w:rPr>
            <w:rFonts w:asciiTheme="minorHAnsi" w:eastAsiaTheme="minorEastAsia" w:hAnsiTheme="minorHAnsi" w:cstheme="minorBidi"/>
            <w:i w:val="0"/>
            <w:noProof/>
            <w:sz w:val="22"/>
            <w:szCs w:val="22"/>
            <w:lang w:eastAsia="fr-CA"/>
          </w:rPr>
          <w:tab/>
        </w:r>
        <w:r w:rsidRPr="00C142DF">
          <w:rPr>
            <w:rStyle w:val="Hyperlink"/>
            <w:noProof/>
            <w:lang w:val="en-CA"/>
          </w:rPr>
          <w:t>Iris3 Interrupt sources</w:t>
        </w:r>
        <w:r>
          <w:rPr>
            <w:noProof/>
            <w:webHidden/>
          </w:rPr>
          <w:tab/>
        </w:r>
        <w:r>
          <w:rPr>
            <w:noProof/>
            <w:webHidden/>
          </w:rPr>
          <w:fldChar w:fldCharType="begin"/>
        </w:r>
        <w:r>
          <w:rPr>
            <w:noProof/>
            <w:webHidden/>
          </w:rPr>
          <w:instrText xml:space="preserve"> PAGEREF _Toc505612598 \h </w:instrText>
        </w:r>
        <w:r>
          <w:rPr>
            <w:noProof/>
            <w:webHidden/>
          </w:rPr>
        </w:r>
        <w:r>
          <w:rPr>
            <w:noProof/>
            <w:webHidden/>
          </w:rPr>
          <w:fldChar w:fldCharType="separate"/>
        </w:r>
        <w:r>
          <w:rPr>
            <w:noProof/>
            <w:webHidden/>
          </w:rPr>
          <w:t>29</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599" w:history="1">
        <w:r w:rsidRPr="00C142DF">
          <w:rPr>
            <w:rStyle w:val="Hyperlink"/>
            <w:noProof/>
            <w:lang w:val="en-CA" w:eastAsia="fr-CA"/>
          </w:rPr>
          <w:t>9.3.2.1</w:t>
        </w:r>
        <w:r>
          <w:rPr>
            <w:rFonts w:asciiTheme="minorHAnsi" w:eastAsiaTheme="minorEastAsia" w:hAnsiTheme="minorHAnsi" w:cstheme="minorBidi"/>
            <w:noProof/>
            <w:sz w:val="22"/>
            <w:szCs w:val="22"/>
            <w:lang w:eastAsia="fr-CA"/>
          </w:rPr>
          <w:tab/>
        </w:r>
        <w:r w:rsidRPr="00C142DF">
          <w:rPr>
            <w:rStyle w:val="Hyperlink"/>
            <w:noProof/>
            <w:lang w:val="en-CA" w:eastAsia="fr-CA"/>
          </w:rPr>
          <w:t>SOE (Start of Exposure)</w:t>
        </w:r>
        <w:r>
          <w:rPr>
            <w:noProof/>
            <w:webHidden/>
          </w:rPr>
          <w:tab/>
        </w:r>
        <w:r>
          <w:rPr>
            <w:noProof/>
            <w:webHidden/>
          </w:rPr>
          <w:fldChar w:fldCharType="begin"/>
        </w:r>
        <w:r>
          <w:rPr>
            <w:noProof/>
            <w:webHidden/>
          </w:rPr>
          <w:instrText xml:space="preserve"> PAGEREF _Toc505612599 \h </w:instrText>
        </w:r>
        <w:r>
          <w:rPr>
            <w:noProof/>
            <w:webHidden/>
          </w:rPr>
        </w:r>
        <w:r>
          <w:rPr>
            <w:noProof/>
            <w:webHidden/>
          </w:rPr>
          <w:fldChar w:fldCharType="separate"/>
        </w:r>
        <w:r>
          <w:rPr>
            <w:noProof/>
            <w:webHidden/>
          </w:rPr>
          <w:t>29</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0" w:history="1">
        <w:r w:rsidRPr="00C142DF">
          <w:rPr>
            <w:rStyle w:val="Hyperlink"/>
            <w:noProof/>
            <w:lang w:val="en-CA" w:eastAsia="fr-CA"/>
          </w:rPr>
          <w:t>9.3.2.2</w:t>
        </w:r>
        <w:r>
          <w:rPr>
            <w:rFonts w:asciiTheme="minorHAnsi" w:eastAsiaTheme="minorEastAsia" w:hAnsiTheme="minorHAnsi" w:cstheme="minorBidi"/>
            <w:noProof/>
            <w:sz w:val="22"/>
            <w:szCs w:val="22"/>
            <w:lang w:eastAsia="fr-CA"/>
          </w:rPr>
          <w:tab/>
        </w:r>
        <w:r w:rsidRPr="00C142DF">
          <w:rPr>
            <w:rStyle w:val="Hyperlink"/>
            <w:noProof/>
            <w:lang w:val="en-CA" w:eastAsia="fr-CA"/>
          </w:rPr>
          <w:t>EOE (End of Exposure)</w:t>
        </w:r>
        <w:r>
          <w:rPr>
            <w:noProof/>
            <w:webHidden/>
          </w:rPr>
          <w:tab/>
        </w:r>
        <w:r>
          <w:rPr>
            <w:noProof/>
            <w:webHidden/>
          </w:rPr>
          <w:fldChar w:fldCharType="begin"/>
        </w:r>
        <w:r>
          <w:rPr>
            <w:noProof/>
            <w:webHidden/>
          </w:rPr>
          <w:instrText xml:space="preserve"> PAGEREF _Toc505612600 \h </w:instrText>
        </w:r>
        <w:r>
          <w:rPr>
            <w:noProof/>
            <w:webHidden/>
          </w:rPr>
        </w:r>
        <w:r>
          <w:rPr>
            <w:noProof/>
            <w:webHidden/>
          </w:rPr>
          <w:fldChar w:fldCharType="separate"/>
        </w:r>
        <w:r>
          <w:rPr>
            <w:noProof/>
            <w:webHidden/>
          </w:rPr>
          <w:t>29</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1" w:history="1">
        <w:r w:rsidRPr="00C142DF">
          <w:rPr>
            <w:rStyle w:val="Hyperlink"/>
            <w:noProof/>
            <w:lang w:val="en-CA" w:eastAsia="fr-CA"/>
          </w:rPr>
          <w:t>9.3.2.3</w:t>
        </w:r>
        <w:r>
          <w:rPr>
            <w:rFonts w:asciiTheme="minorHAnsi" w:eastAsiaTheme="minorEastAsia" w:hAnsiTheme="minorHAnsi" w:cstheme="minorBidi"/>
            <w:noProof/>
            <w:sz w:val="22"/>
            <w:szCs w:val="22"/>
            <w:lang w:eastAsia="fr-CA"/>
          </w:rPr>
          <w:tab/>
        </w:r>
        <w:r w:rsidRPr="00C142DF">
          <w:rPr>
            <w:rStyle w:val="Hyperlink"/>
            <w:noProof/>
            <w:lang w:val="en-CA" w:eastAsia="fr-CA"/>
          </w:rPr>
          <w:t>SOS (Start of Strobe)</w:t>
        </w:r>
        <w:r>
          <w:rPr>
            <w:noProof/>
            <w:webHidden/>
          </w:rPr>
          <w:tab/>
        </w:r>
        <w:r>
          <w:rPr>
            <w:noProof/>
            <w:webHidden/>
          </w:rPr>
          <w:fldChar w:fldCharType="begin"/>
        </w:r>
        <w:r>
          <w:rPr>
            <w:noProof/>
            <w:webHidden/>
          </w:rPr>
          <w:instrText xml:space="preserve"> PAGEREF _Toc505612601 \h </w:instrText>
        </w:r>
        <w:r>
          <w:rPr>
            <w:noProof/>
            <w:webHidden/>
          </w:rPr>
        </w:r>
        <w:r>
          <w:rPr>
            <w:noProof/>
            <w:webHidden/>
          </w:rPr>
          <w:fldChar w:fldCharType="separate"/>
        </w:r>
        <w:r>
          <w:rPr>
            <w:noProof/>
            <w:webHidden/>
          </w:rPr>
          <w:t>30</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2" w:history="1">
        <w:r w:rsidRPr="00C142DF">
          <w:rPr>
            <w:rStyle w:val="Hyperlink"/>
            <w:noProof/>
            <w:lang w:val="en-CA" w:eastAsia="fr-CA"/>
          </w:rPr>
          <w:t>9.3.2.4</w:t>
        </w:r>
        <w:r>
          <w:rPr>
            <w:rFonts w:asciiTheme="minorHAnsi" w:eastAsiaTheme="minorEastAsia" w:hAnsiTheme="minorHAnsi" w:cstheme="minorBidi"/>
            <w:noProof/>
            <w:sz w:val="22"/>
            <w:szCs w:val="22"/>
            <w:lang w:eastAsia="fr-CA"/>
          </w:rPr>
          <w:tab/>
        </w:r>
        <w:r w:rsidRPr="00C142DF">
          <w:rPr>
            <w:rStyle w:val="Hyperlink"/>
            <w:noProof/>
            <w:lang w:val="en-CA" w:eastAsia="fr-CA"/>
          </w:rPr>
          <w:t>EOS (End of Strobe)</w:t>
        </w:r>
        <w:r>
          <w:rPr>
            <w:noProof/>
            <w:webHidden/>
          </w:rPr>
          <w:tab/>
        </w:r>
        <w:r>
          <w:rPr>
            <w:noProof/>
            <w:webHidden/>
          </w:rPr>
          <w:fldChar w:fldCharType="begin"/>
        </w:r>
        <w:r>
          <w:rPr>
            <w:noProof/>
            <w:webHidden/>
          </w:rPr>
          <w:instrText xml:space="preserve"> PAGEREF _Toc505612602 \h </w:instrText>
        </w:r>
        <w:r>
          <w:rPr>
            <w:noProof/>
            <w:webHidden/>
          </w:rPr>
        </w:r>
        <w:r>
          <w:rPr>
            <w:noProof/>
            <w:webHidden/>
          </w:rPr>
          <w:fldChar w:fldCharType="separate"/>
        </w:r>
        <w:r>
          <w:rPr>
            <w:noProof/>
            <w:webHidden/>
          </w:rPr>
          <w:t>30</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3" w:history="1">
        <w:r w:rsidRPr="00C142DF">
          <w:rPr>
            <w:rStyle w:val="Hyperlink"/>
            <w:noProof/>
            <w:lang w:val="en-CA" w:eastAsia="fr-CA"/>
          </w:rPr>
          <w:t>9.3.2.5</w:t>
        </w:r>
        <w:r>
          <w:rPr>
            <w:rFonts w:asciiTheme="minorHAnsi" w:eastAsiaTheme="minorEastAsia" w:hAnsiTheme="minorHAnsi" w:cstheme="minorBidi"/>
            <w:noProof/>
            <w:sz w:val="22"/>
            <w:szCs w:val="22"/>
            <w:lang w:eastAsia="fr-CA"/>
          </w:rPr>
          <w:tab/>
        </w:r>
        <w:r w:rsidRPr="00C142DF">
          <w:rPr>
            <w:rStyle w:val="Hyperlink"/>
            <w:noProof/>
            <w:lang w:val="en-CA" w:eastAsia="fr-CA"/>
          </w:rPr>
          <w:t>SOG (Start of Grab)</w:t>
        </w:r>
        <w:r>
          <w:rPr>
            <w:noProof/>
            <w:webHidden/>
          </w:rPr>
          <w:tab/>
        </w:r>
        <w:r>
          <w:rPr>
            <w:noProof/>
            <w:webHidden/>
          </w:rPr>
          <w:fldChar w:fldCharType="begin"/>
        </w:r>
        <w:r>
          <w:rPr>
            <w:noProof/>
            <w:webHidden/>
          </w:rPr>
          <w:instrText xml:space="preserve"> PAGEREF _Toc505612603 \h </w:instrText>
        </w:r>
        <w:r>
          <w:rPr>
            <w:noProof/>
            <w:webHidden/>
          </w:rPr>
        </w:r>
        <w:r>
          <w:rPr>
            <w:noProof/>
            <w:webHidden/>
          </w:rPr>
          <w:fldChar w:fldCharType="separate"/>
        </w:r>
        <w:r>
          <w:rPr>
            <w:noProof/>
            <w:webHidden/>
          </w:rPr>
          <w:t>30</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4" w:history="1">
        <w:r w:rsidRPr="00C142DF">
          <w:rPr>
            <w:rStyle w:val="Hyperlink"/>
            <w:noProof/>
            <w:lang w:val="en-CA" w:eastAsia="fr-CA"/>
          </w:rPr>
          <w:t>9.3.2.6</w:t>
        </w:r>
        <w:r>
          <w:rPr>
            <w:rFonts w:asciiTheme="minorHAnsi" w:eastAsiaTheme="minorEastAsia" w:hAnsiTheme="minorHAnsi" w:cstheme="minorBidi"/>
            <w:noProof/>
            <w:sz w:val="22"/>
            <w:szCs w:val="22"/>
            <w:lang w:eastAsia="fr-CA"/>
          </w:rPr>
          <w:tab/>
        </w:r>
        <w:r w:rsidRPr="00C142DF">
          <w:rPr>
            <w:rStyle w:val="Hyperlink"/>
            <w:noProof/>
            <w:lang w:val="en-CA" w:eastAsia="fr-CA"/>
          </w:rPr>
          <w:t>EOG (End of Grab, aka End of DMA)</w:t>
        </w:r>
        <w:r>
          <w:rPr>
            <w:noProof/>
            <w:webHidden/>
          </w:rPr>
          <w:tab/>
        </w:r>
        <w:r>
          <w:rPr>
            <w:noProof/>
            <w:webHidden/>
          </w:rPr>
          <w:fldChar w:fldCharType="begin"/>
        </w:r>
        <w:r>
          <w:rPr>
            <w:noProof/>
            <w:webHidden/>
          </w:rPr>
          <w:instrText xml:space="preserve"> PAGEREF _Toc505612604 \h </w:instrText>
        </w:r>
        <w:r>
          <w:rPr>
            <w:noProof/>
            <w:webHidden/>
          </w:rPr>
        </w:r>
        <w:r>
          <w:rPr>
            <w:noProof/>
            <w:webHidden/>
          </w:rPr>
          <w:fldChar w:fldCharType="separate"/>
        </w:r>
        <w:r>
          <w:rPr>
            <w:noProof/>
            <w:webHidden/>
          </w:rPr>
          <w:t>30</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5" w:history="1">
        <w:r w:rsidRPr="00C142DF">
          <w:rPr>
            <w:rStyle w:val="Hyperlink"/>
            <w:noProof/>
            <w:lang w:val="en-CA" w:eastAsia="fr-CA"/>
          </w:rPr>
          <w:t>9.3.2.7</w:t>
        </w:r>
        <w:r>
          <w:rPr>
            <w:rFonts w:asciiTheme="minorHAnsi" w:eastAsiaTheme="minorEastAsia" w:hAnsiTheme="minorHAnsi" w:cstheme="minorBidi"/>
            <w:noProof/>
            <w:sz w:val="22"/>
            <w:szCs w:val="22"/>
            <w:lang w:eastAsia="fr-CA"/>
          </w:rPr>
          <w:tab/>
        </w:r>
        <w:r w:rsidRPr="00C142DF">
          <w:rPr>
            <w:rStyle w:val="Hyperlink"/>
            <w:noProof/>
            <w:lang w:val="en-CA" w:eastAsia="fr-CA"/>
          </w:rPr>
          <w:t>ERR (ERRor)</w:t>
        </w:r>
        <w:r>
          <w:rPr>
            <w:noProof/>
            <w:webHidden/>
          </w:rPr>
          <w:tab/>
        </w:r>
        <w:r>
          <w:rPr>
            <w:noProof/>
            <w:webHidden/>
          </w:rPr>
          <w:fldChar w:fldCharType="begin"/>
        </w:r>
        <w:r>
          <w:rPr>
            <w:noProof/>
            <w:webHidden/>
          </w:rPr>
          <w:instrText xml:space="preserve"> PAGEREF _Toc505612605 \h </w:instrText>
        </w:r>
        <w:r>
          <w:rPr>
            <w:noProof/>
            <w:webHidden/>
          </w:rPr>
        </w:r>
        <w:r>
          <w:rPr>
            <w:noProof/>
            <w:webHidden/>
          </w:rPr>
          <w:fldChar w:fldCharType="separate"/>
        </w:r>
        <w:r>
          <w:rPr>
            <w:noProof/>
            <w:webHidden/>
          </w:rPr>
          <w:t>30</w:t>
        </w:r>
        <w:r>
          <w:rPr>
            <w:noProof/>
            <w:webHidden/>
          </w:rPr>
          <w:fldChar w:fldCharType="end"/>
        </w:r>
      </w:hyperlink>
    </w:p>
    <w:p w:rsidR="005F7453" w:rsidRDefault="005F7453">
      <w:pPr>
        <w:pStyle w:val="TOC4"/>
        <w:tabs>
          <w:tab w:val="left" w:pos="1200"/>
        </w:tabs>
        <w:rPr>
          <w:rFonts w:asciiTheme="minorHAnsi" w:eastAsiaTheme="minorEastAsia" w:hAnsiTheme="minorHAnsi" w:cstheme="minorBidi"/>
          <w:noProof/>
          <w:sz w:val="22"/>
          <w:szCs w:val="22"/>
          <w:lang w:eastAsia="fr-CA"/>
        </w:rPr>
      </w:pPr>
      <w:hyperlink w:anchor="_Toc505612606" w:history="1">
        <w:r w:rsidRPr="00C142DF">
          <w:rPr>
            <w:rStyle w:val="Hyperlink"/>
            <w:noProof/>
            <w:lang w:val="en-CA" w:eastAsia="fr-CA"/>
          </w:rPr>
          <w:t>9.3.2.8</w:t>
        </w:r>
        <w:r>
          <w:rPr>
            <w:rFonts w:asciiTheme="minorHAnsi" w:eastAsiaTheme="minorEastAsia" w:hAnsiTheme="minorHAnsi" w:cstheme="minorBidi"/>
            <w:noProof/>
            <w:sz w:val="22"/>
            <w:szCs w:val="22"/>
            <w:lang w:eastAsia="fr-CA"/>
          </w:rPr>
          <w:tab/>
        </w:r>
        <w:r w:rsidRPr="00C142DF">
          <w:rPr>
            <w:rStyle w:val="Hyperlink"/>
            <w:noProof/>
            <w:lang w:val="en-CA" w:eastAsia="fr-CA"/>
          </w:rPr>
          <w:t>GBA (Grab Abort)</w:t>
        </w:r>
        <w:r>
          <w:rPr>
            <w:noProof/>
            <w:webHidden/>
          </w:rPr>
          <w:tab/>
        </w:r>
        <w:r>
          <w:rPr>
            <w:noProof/>
            <w:webHidden/>
          </w:rPr>
          <w:fldChar w:fldCharType="begin"/>
        </w:r>
        <w:r>
          <w:rPr>
            <w:noProof/>
            <w:webHidden/>
          </w:rPr>
          <w:instrText xml:space="preserve"> PAGEREF _Toc505612606 \h </w:instrText>
        </w:r>
        <w:r>
          <w:rPr>
            <w:noProof/>
            <w:webHidden/>
          </w:rPr>
        </w:r>
        <w:r>
          <w:rPr>
            <w:noProof/>
            <w:webHidden/>
          </w:rPr>
          <w:fldChar w:fldCharType="separate"/>
        </w:r>
        <w:r>
          <w:rPr>
            <w:noProof/>
            <w:webHidden/>
          </w:rPr>
          <w:t>30</w:t>
        </w:r>
        <w:r>
          <w:rPr>
            <w:noProof/>
            <w:webHidden/>
          </w:rPr>
          <w:fldChar w:fldCharType="end"/>
        </w:r>
      </w:hyperlink>
    </w:p>
    <w:p w:rsidR="005F7453" w:rsidRDefault="005F7453">
      <w:pPr>
        <w:pStyle w:val="TOC3"/>
        <w:tabs>
          <w:tab w:val="left" w:pos="1000"/>
        </w:tabs>
        <w:rPr>
          <w:rFonts w:asciiTheme="minorHAnsi" w:eastAsiaTheme="minorEastAsia" w:hAnsiTheme="minorHAnsi" w:cstheme="minorBidi"/>
          <w:i w:val="0"/>
          <w:noProof/>
          <w:sz w:val="22"/>
          <w:szCs w:val="22"/>
          <w:lang w:eastAsia="fr-CA"/>
        </w:rPr>
      </w:pPr>
      <w:hyperlink w:anchor="_Toc505612607" w:history="1">
        <w:r w:rsidRPr="00C142DF">
          <w:rPr>
            <w:rStyle w:val="Hyperlink"/>
            <w:noProof/>
            <w:lang w:val="en-CA"/>
          </w:rPr>
          <w:t>9.3.3</w:t>
        </w:r>
        <w:r>
          <w:rPr>
            <w:rFonts w:asciiTheme="minorHAnsi" w:eastAsiaTheme="minorEastAsia" w:hAnsiTheme="minorHAnsi" w:cstheme="minorBidi"/>
            <w:i w:val="0"/>
            <w:noProof/>
            <w:sz w:val="22"/>
            <w:szCs w:val="22"/>
            <w:lang w:eastAsia="fr-CA"/>
          </w:rPr>
          <w:tab/>
        </w:r>
        <w:r w:rsidRPr="00C142DF">
          <w:rPr>
            <w:rStyle w:val="Hyperlink"/>
            <w:noProof/>
            <w:lang w:val="en-CA"/>
          </w:rPr>
          <w:t>Interrupt pending and per vector masks</w:t>
        </w:r>
        <w:r>
          <w:rPr>
            <w:noProof/>
            <w:webHidden/>
          </w:rPr>
          <w:tab/>
        </w:r>
        <w:r>
          <w:rPr>
            <w:noProof/>
            <w:webHidden/>
          </w:rPr>
          <w:fldChar w:fldCharType="begin"/>
        </w:r>
        <w:r>
          <w:rPr>
            <w:noProof/>
            <w:webHidden/>
          </w:rPr>
          <w:instrText xml:space="preserve"> PAGEREF _Toc505612607 \h </w:instrText>
        </w:r>
        <w:r>
          <w:rPr>
            <w:noProof/>
            <w:webHidden/>
          </w:rPr>
        </w:r>
        <w:r>
          <w:rPr>
            <w:noProof/>
            <w:webHidden/>
          </w:rPr>
          <w:fldChar w:fldCharType="separate"/>
        </w:r>
        <w:r>
          <w:rPr>
            <w:noProof/>
            <w:webHidden/>
          </w:rPr>
          <w:t>30</w:t>
        </w:r>
        <w:r>
          <w:rPr>
            <w:noProof/>
            <w:webHidden/>
          </w:rPr>
          <w:fldChar w:fldCharType="end"/>
        </w:r>
      </w:hyperlink>
    </w:p>
    <w:p w:rsidR="0087473E" w:rsidRPr="00C414DC" w:rsidRDefault="00584D49" w:rsidP="0087473E">
      <w:pPr>
        <w:pStyle w:val="Header"/>
        <w:tabs>
          <w:tab w:val="clear" w:pos="4320"/>
          <w:tab w:val="clear" w:pos="8640"/>
        </w:tabs>
        <w:rPr>
          <w:lang w:val="en-CA"/>
        </w:rPr>
      </w:pPr>
      <w:r w:rsidRPr="00C414DC">
        <w:rPr>
          <w:lang w:val="en-CA"/>
        </w:rPr>
        <w:fldChar w:fldCharType="end"/>
      </w:r>
      <w:r w:rsidR="005C74AF" w:rsidRPr="00C414DC">
        <w:rPr>
          <w:lang w:val="en-CA"/>
        </w:rPr>
        <w:br w:type="page"/>
      </w:r>
    </w:p>
    <w:p w:rsidR="0087473E" w:rsidRPr="00C414DC" w:rsidRDefault="0087473E" w:rsidP="00EE7FA2">
      <w:pPr>
        <w:pStyle w:val="Heading1"/>
        <w:rPr>
          <w:lang w:val="en-CA"/>
        </w:rPr>
      </w:pPr>
      <w:bookmarkStart w:id="12" w:name="_Toc400029451"/>
      <w:bookmarkStart w:id="13" w:name="_Toc505612568"/>
      <w:r w:rsidRPr="00C414DC">
        <w:rPr>
          <w:lang w:val="en-CA"/>
        </w:rPr>
        <w:lastRenderedPageBreak/>
        <w:t>Introduction</w:t>
      </w:r>
      <w:bookmarkEnd w:id="12"/>
      <w:bookmarkEnd w:id="13"/>
    </w:p>
    <w:p w:rsidR="0087473E" w:rsidRPr="00C414DC" w:rsidRDefault="0016224E" w:rsidP="006609A7">
      <w:pPr>
        <w:rPr>
          <w:lang w:val="en-CA"/>
        </w:rPr>
      </w:pPr>
      <w:r w:rsidRPr="00C414DC">
        <w:rPr>
          <w:lang w:val="en-CA"/>
        </w:rPr>
        <w:t>The Iris3 FPGA</w:t>
      </w:r>
      <w:r w:rsidR="00296899">
        <w:rPr>
          <w:lang w:val="en-CA"/>
        </w:rPr>
        <w:t>s</w:t>
      </w:r>
      <w:r w:rsidRPr="00C414DC">
        <w:rPr>
          <w:lang w:val="en-CA"/>
        </w:rPr>
        <w:t xml:space="preserve"> will be used in the Iris3 smart camera design. The functions of the FPGA are basically:</w:t>
      </w:r>
    </w:p>
    <w:p w:rsidR="0016224E" w:rsidRPr="00C414DC" w:rsidRDefault="0016224E" w:rsidP="00A66601">
      <w:pPr>
        <w:pStyle w:val="ListParagraph"/>
        <w:numPr>
          <w:ilvl w:val="0"/>
          <w:numId w:val="12"/>
        </w:numPr>
        <w:rPr>
          <w:lang w:val="en-CA"/>
        </w:rPr>
      </w:pPr>
      <w:r w:rsidRPr="00C414DC">
        <w:rPr>
          <w:lang w:val="en-CA"/>
        </w:rPr>
        <w:t>Interface with the CMOS sensor to acquire the image and to control the sensor.</w:t>
      </w:r>
    </w:p>
    <w:p w:rsidR="0016224E" w:rsidRPr="00C414DC" w:rsidRDefault="0016224E" w:rsidP="00A66601">
      <w:pPr>
        <w:pStyle w:val="ListParagraph"/>
        <w:numPr>
          <w:ilvl w:val="0"/>
          <w:numId w:val="12"/>
        </w:numPr>
        <w:rPr>
          <w:lang w:val="en-CA"/>
        </w:rPr>
      </w:pPr>
      <w:r w:rsidRPr="00C414DC">
        <w:rPr>
          <w:lang w:val="en-CA"/>
        </w:rPr>
        <w:t xml:space="preserve">Move that image into host memory into the format required by the host. This is done through a </w:t>
      </w:r>
      <w:proofErr w:type="spellStart"/>
      <w:r w:rsidRPr="00C414DC">
        <w:rPr>
          <w:lang w:val="en-CA"/>
        </w:rPr>
        <w:t>PCIe</w:t>
      </w:r>
      <w:proofErr w:type="spellEnd"/>
      <w:r w:rsidRPr="00C414DC">
        <w:rPr>
          <w:lang w:val="en-CA"/>
        </w:rPr>
        <w:t xml:space="preserve"> bus. This includes processing and reformatting the data.</w:t>
      </w:r>
    </w:p>
    <w:p w:rsidR="0016224E" w:rsidRPr="00C414DC" w:rsidRDefault="0016224E" w:rsidP="00A66601">
      <w:pPr>
        <w:pStyle w:val="ListParagraph"/>
        <w:numPr>
          <w:ilvl w:val="0"/>
          <w:numId w:val="12"/>
        </w:numPr>
        <w:rPr>
          <w:lang w:val="en-CA"/>
        </w:rPr>
      </w:pPr>
      <w:r w:rsidRPr="00C414DC">
        <w:rPr>
          <w:lang w:val="en-CA"/>
        </w:rPr>
        <w:t xml:space="preserve">Accelerate </w:t>
      </w:r>
      <w:proofErr w:type="spellStart"/>
      <w:r w:rsidRPr="00C414DC">
        <w:rPr>
          <w:lang w:val="en-CA"/>
        </w:rPr>
        <w:t>Profinet</w:t>
      </w:r>
      <w:proofErr w:type="spellEnd"/>
      <w:r w:rsidRPr="00C414DC">
        <w:rPr>
          <w:lang w:val="en-CA"/>
        </w:rPr>
        <w:t xml:space="preserve"> functionality with the Real-Time </w:t>
      </w:r>
      <w:proofErr w:type="spellStart"/>
      <w:r w:rsidRPr="00C414DC">
        <w:rPr>
          <w:lang w:val="en-CA"/>
        </w:rPr>
        <w:t>Profiblaze</w:t>
      </w:r>
      <w:proofErr w:type="spellEnd"/>
      <w:r w:rsidRPr="00C414DC">
        <w:rPr>
          <w:lang w:val="en-CA"/>
        </w:rPr>
        <w:t xml:space="preserve"> processor design (see specification 661-arhw-002-x.xx).</w:t>
      </w:r>
    </w:p>
    <w:p w:rsidR="0016224E" w:rsidRPr="00C414DC" w:rsidRDefault="0016224E" w:rsidP="00A66601">
      <w:pPr>
        <w:pStyle w:val="ListParagraph"/>
        <w:numPr>
          <w:ilvl w:val="0"/>
          <w:numId w:val="12"/>
        </w:numPr>
        <w:rPr>
          <w:lang w:val="en-CA"/>
        </w:rPr>
      </w:pPr>
      <w:r w:rsidRPr="00C414DC">
        <w:rPr>
          <w:lang w:val="en-CA"/>
        </w:rPr>
        <w:t xml:space="preserve">Control miscellaneous IO to interface with external world.  This is trigger signal, real-time IOs like documented in </w:t>
      </w:r>
      <w:proofErr w:type="spellStart"/>
      <w:r w:rsidRPr="00C414DC">
        <w:rPr>
          <w:lang w:val="en-CA"/>
        </w:rPr>
        <w:t>Spider_LPC</w:t>
      </w:r>
      <w:proofErr w:type="spellEnd"/>
      <w:r w:rsidRPr="00C414DC">
        <w:rPr>
          <w:lang w:val="en-CA"/>
        </w:rPr>
        <w:t xml:space="preserve"> documentation (see 627-arhw-003-xxxx).</w:t>
      </w:r>
    </w:p>
    <w:p w:rsidR="009E2138" w:rsidRDefault="009E2138" w:rsidP="006609A7">
      <w:pPr>
        <w:rPr>
          <w:lang w:val="en-CA"/>
        </w:rPr>
      </w:pPr>
    </w:p>
    <w:p w:rsidR="006609A7" w:rsidRDefault="00296899" w:rsidP="006609A7">
      <w:pPr>
        <w:rPr>
          <w:lang w:val="en-CA"/>
        </w:rPr>
      </w:pPr>
      <w:r>
        <w:rPr>
          <w:lang w:val="en-CA"/>
        </w:rPr>
        <w:t xml:space="preserve"> The acquisition FPGA is named Athena and is connected between the image sensor and the </w:t>
      </w:r>
      <w:proofErr w:type="spellStart"/>
      <w:r>
        <w:rPr>
          <w:lang w:val="en-CA"/>
        </w:rPr>
        <w:t>PCIe</w:t>
      </w:r>
      <w:proofErr w:type="spellEnd"/>
      <w:r>
        <w:rPr>
          <w:lang w:val="en-CA"/>
        </w:rPr>
        <w:t xml:space="preserve"> bus.  The</w:t>
      </w:r>
      <w:r w:rsidR="00C42EF2">
        <w:rPr>
          <w:lang w:val="en-CA"/>
        </w:rPr>
        <w:t xml:space="preserve"> control FPGA contains the </w:t>
      </w:r>
      <w:proofErr w:type="spellStart"/>
      <w:r w:rsidR="00C42EF2">
        <w:rPr>
          <w:lang w:val="en-CA"/>
        </w:rPr>
        <w:t>Profinet</w:t>
      </w:r>
      <w:proofErr w:type="spellEnd"/>
      <w:r w:rsidR="00C42EF2">
        <w:rPr>
          <w:lang w:val="en-CA"/>
        </w:rPr>
        <w:t xml:space="preserve"> acceleration and the real-time IOs and is named Ares.</w:t>
      </w:r>
    </w:p>
    <w:p w:rsidR="0087473E" w:rsidRPr="00C414DC" w:rsidRDefault="0087473E" w:rsidP="00EE7FA2">
      <w:pPr>
        <w:pStyle w:val="Heading1"/>
        <w:rPr>
          <w:lang w:val="en-CA"/>
        </w:rPr>
      </w:pPr>
      <w:bookmarkStart w:id="14" w:name="_Toc505612569"/>
      <w:r w:rsidRPr="00C414DC">
        <w:rPr>
          <w:lang w:val="en-CA"/>
        </w:rPr>
        <w:t>Conventions</w:t>
      </w:r>
      <w:bookmarkEnd w:id="14"/>
    </w:p>
    <w:p w:rsidR="00B32F63" w:rsidRPr="00C414DC" w:rsidRDefault="00B32F63" w:rsidP="00B32F63">
      <w:pPr>
        <w:rPr>
          <w:lang w:val="en-CA"/>
        </w:rPr>
      </w:pPr>
    </w:p>
    <w:p w:rsidR="00B32F63" w:rsidRPr="00C414DC" w:rsidRDefault="00B32F63" w:rsidP="00B32F63">
      <w:pPr>
        <w:rPr>
          <w:lang w:val="en-CA"/>
        </w:rPr>
      </w:pPr>
      <w:r w:rsidRPr="00C414DC">
        <w:rPr>
          <w:b/>
          <w:bCs/>
          <w:u w:val="single"/>
          <w:lang w:val="en-CA"/>
        </w:rPr>
        <w:t>Integration</w:t>
      </w:r>
      <w:r w:rsidRPr="00C414DC">
        <w:rPr>
          <w:lang w:val="en-CA"/>
        </w:rPr>
        <w:t xml:space="preserve"> is defined as the interval during which the sensor is set to trap incident light and retain charge.</w:t>
      </w:r>
    </w:p>
    <w:p w:rsidR="00B32F63" w:rsidRPr="00C414DC" w:rsidRDefault="00B32F63" w:rsidP="00B32F63">
      <w:pPr>
        <w:rPr>
          <w:lang w:val="en-CA"/>
        </w:rPr>
      </w:pPr>
      <w:r w:rsidRPr="00C414DC">
        <w:rPr>
          <w:b/>
          <w:u w:val="single"/>
          <w:lang w:val="en-CA"/>
        </w:rPr>
        <w:t>Exposure</w:t>
      </w:r>
      <w:r w:rsidRPr="00C414DC">
        <w:rPr>
          <w:lang w:val="en-CA"/>
        </w:rPr>
        <w:t xml:space="preserve"> is the interval during which the </w:t>
      </w:r>
      <w:r w:rsidR="009577FD" w:rsidRPr="00C414DC">
        <w:rPr>
          <w:lang w:val="en-CA"/>
        </w:rPr>
        <w:t>sensor</w:t>
      </w:r>
      <w:r w:rsidRPr="00C414DC">
        <w:rPr>
          <w:lang w:val="en-CA"/>
        </w:rPr>
        <w:t xml:space="preserve"> is exposed to incident light (by </w:t>
      </w:r>
      <w:r w:rsidR="009577FD" w:rsidRPr="00C414DC">
        <w:rPr>
          <w:lang w:val="en-CA"/>
        </w:rPr>
        <w:t>a</w:t>
      </w:r>
      <w:r w:rsidRPr="00C414DC">
        <w:rPr>
          <w:lang w:val="en-CA"/>
        </w:rPr>
        <w:t xml:space="preserve"> shutter or by a strobe). The exposure is entirely independent of the integration. </w:t>
      </w:r>
    </w:p>
    <w:p w:rsidR="00B32F63" w:rsidRPr="00C414DC" w:rsidRDefault="00B32F63" w:rsidP="00B32F63">
      <w:pPr>
        <w:rPr>
          <w:lang w:val="en-CA"/>
        </w:rPr>
      </w:pPr>
      <w:r w:rsidRPr="00C414DC">
        <w:rPr>
          <w:b/>
          <w:u w:val="single"/>
          <w:lang w:val="en-CA"/>
        </w:rPr>
        <w:t>FOT</w:t>
      </w:r>
      <w:r w:rsidRPr="00C414DC">
        <w:rPr>
          <w:lang w:val="en-CA"/>
        </w:rPr>
        <w:t xml:space="preserve"> is the Field Overhead Time</w:t>
      </w:r>
      <w:r w:rsidR="00A66601" w:rsidRPr="00C414DC">
        <w:rPr>
          <w:lang w:val="en-CA"/>
        </w:rPr>
        <w:t>.</w:t>
      </w:r>
    </w:p>
    <w:p w:rsidR="00B32F63" w:rsidRPr="00C414DC" w:rsidRDefault="00B32F63" w:rsidP="00B32F63">
      <w:pPr>
        <w:rPr>
          <w:lang w:val="en-CA"/>
        </w:rPr>
      </w:pPr>
      <w:r w:rsidRPr="00C414DC">
        <w:rPr>
          <w:b/>
          <w:u w:val="single"/>
          <w:lang w:val="en-CA"/>
        </w:rPr>
        <w:t>EO-FOT</w:t>
      </w:r>
      <w:r w:rsidRPr="00C414DC">
        <w:rPr>
          <w:lang w:val="en-CA"/>
        </w:rPr>
        <w:t xml:space="preserve"> is the End </w:t>
      </w:r>
      <w:r w:rsidR="00F10EAF" w:rsidRPr="00C414DC">
        <w:rPr>
          <w:lang w:val="en-CA"/>
        </w:rPr>
        <w:t>of</w:t>
      </w:r>
      <w:r w:rsidRPr="00C414DC">
        <w:rPr>
          <w:lang w:val="en-CA"/>
        </w:rPr>
        <w:t xml:space="preserve"> Field Overhead Time</w:t>
      </w:r>
      <w:r w:rsidR="00A66601" w:rsidRPr="00C414DC">
        <w:rPr>
          <w:lang w:val="en-CA"/>
        </w:rPr>
        <w:t>.</w:t>
      </w:r>
    </w:p>
    <w:p w:rsidR="0087473E" w:rsidRPr="00C414DC" w:rsidRDefault="0087473E" w:rsidP="0087473E">
      <w:pPr>
        <w:rPr>
          <w:lang w:val="en-CA"/>
        </w:rPr>
      </w:pPr>
    </w:p>
    <w:p w:rsidR="0087473E" w:rsidRPr="00C414DC" w:rsidRDefault="0087473E" w:rsidP="006A1D90">
      <w:pPr>
        <w:pStyle w:val="Heading1"/>
        <w:rPr>
          <w:lang w:val="en-CA"/>
        </w:rPr>
      </w:pPr>
      <w:bookmarkStart w:id="15" w:name="_Toc505612570"/>
      <w:proofErr w:type="spellStart"/>
      <w:r w:rsidRPr="00C414DC">
        <w:rPr>
          <w:lang w:val="en-CA"/>
        </w:rPr>
        <w:t>Fpga</w:t>
      </w:r>
      <w:proofErr w:type="spellEnd"/>
      <w:r w:rsidRPr="00C414DC">
        <w:rPr>
          <w:lang w:val="en-CA"/>
        </w:rPr>
        <w:t xml:space="preserve"> Features</w:t>
      </w:r>
      <w:bookmarkEnd w:id="15"/>
    </w:p>
    <w:p w:rsidR="0087473E" w:rsidRPr="00C414DC" w:rsidRDefault="008E0506" w:rsidP="008E0506">
      <w:pPr>
        <w:rPr>
          <w:lang w:val="en-CA"/>
        </w:rPr>
      </w:pPr>
      <w:r w:rsidRPr="00C414DC">
        <w:rPr>
          <w:lang w:val="en-CA"/>
        </w:rPr>
        <w:t>The proposed detailed feature set is shown below (subject to negotiation):</w:t>
      </w:r>
    </w:p>
    <w:p w:rsidR="008E0506" w:rsidRPr="00C414DC" w:rsidRDefault="008E0506" w:rsidP="008E0506">
      <w:pPr>
        <w:rPr>
          <w:lang w:val="en-CA"/>
        </w:rPr>
      </w:pPr>
    </w:p>
    <w:p w:rsidR="008E0506" w:rsidRPr="00C414DC" w:rsidRDefault="008E0506" w:rsidP="00A66601">
      <w:pPr>
        <w:numPr>
          <w:ilvl w:val="0"/>
          <w:numId w:val="13"/>
        </w:numPr>
        <w:rPr>
          <w:lang w:val="en-CA"/>
        </w:rPr>
      </w:pPr>
      <w:r w:rsidRPr="00C414DC">
        <w:rPr>
          <w:lang w:val="en-CA"/>
        </w:rPr>
        <w:t xml:space="preserve">Interface to </w:t>
      </w:r>
      <w:proofErr w:type="spellStart"/>
      <w:r w:rsidRPr="00C414DC">
        <w:rPr>
          <w:lang w:val="en-CA"/>
        </w:rPr>
        <w:t>OnSemi</w:t>
      </w:r>
      <w:proofErr w:type="spellEnd"/>
      <w:r w:rsidRPr="00C414DC">
        <w:rPr>
          <w:lang w:val="en-CA"/>
        </w:rPr>
        <w:t xml:space="preserve"> Python CM</w:t>
      </w:r>
      <w:r w:rsidR="00ED0984" w:rsidRPr="00C414DC">
        <w:rPr>
          <w:lang w:val="en-CA"/>
        </w:rPr>
        <w:t>OS sensor, from VGA to 5MP size</w:t>
      </w:r>
    </w:p>
    <w:p w:rsidR="008E0506" w:rsidRPr="00C414DC" w:rsidRDefault="008E0506" w:rsidP="00A66601">
      <w:pPr>
        <w:numPr>
          <w:ilvl w:val="1"/>
          <w:numId w:val="13"/>
        </w:numPr>
        <w:rPr>
          <w:lang w:val="en-CA"/>
        </w:rPr>
      </w:pPr>
      <w:r w:rsidRPr="00C414DC">
        <w:rPr>
          <w:lang w:val="en-CA"/>
        </w:rPr>
        <w:t>Grab number of channel TBD, see discussion below</w:t>
      </w:r>
    </w:p>
    <w:p w:rsidR="008E0506" w:rsidRPr="00C414DC" w:rsidRDefault="008E0506" w:rsidP="00A66601">
      <w:pPr>
        <w:numPr>
          <w:ilvl w:val="1"/>
          <w:numId w:val="13"/>
        </w:numPr>
        <w:rPr>
          <w:lang w:val="en-CA"/>
        </w:rPr>
      </w:pPr>
      <w:r w:rsidRPr="00C414DC">
        <w:rPr>
          <w:lang w:val="en-CA"/>
        </w:rPr>
        <w:t>Programming interface through indirect programming of SPI interface</w:t>
      </w:r>
    </w:p>
    <w:p w:rsidR="008E0506" w:rsidRPr="00C414DC" w:rsidRDefault="008E0506" w:rsidP="00A66601">
      <w:pPr>
        <w:numPr>
          <w:ilvl w:val="1"/>
          <w:numId w:val="13"/>
        </w:numPr>
        <w:rPr>
          <w:lang w:val="en-CA"/>
        </w:rPr>
      </w:pPr>
      <w:r w:rsidRPr="00C414DC">
        <w:rPr>
          <w:lang w:val="en-CA"/>
        </w:rPr>
        <w:t>Color and Mono sensors</w:t>
      </w:r>
    </w:p>
    <w:p w:rsidR="008E0506" w:rsidRPr="00C414DC" w:rsidRDefault="008E0506" w:rsidP="00A66601">
      <w:pPr>
        <w:numPr>
          <w:ilvl w:val="1"/>
          <w:numId w:val="13"/>
        </w:numPr>
        <w:rPr>
          <w:lang w:val="en-CA"/>
        </w:rPr>
      </w:pPr>
      <w:proofErr w:type="spellStart"/>
      <w:r w:rsidRPr="00C414DC">
        <w:rPr>
          <w:lang w:val="en-CA"/>
        </w:rPr>
        <w:t>DeBayer</w:t>
      </w:r>
      <w:proofErr w:type="spellEnd"/>
      <w:r w:rsidRPr="00C414DC">
        <w:rPr>
          <w:lang w:val="en-CA"/>
        </w:rPr>
        <w:t xml:space="preserve"> compatible with MIL done in hardware for color sensor</w:t>
      </w:r>
    </w:p>
    <w:p w:rsidR="00A97D2C" w:rsidRPr="00C414DC" w:rsidRDefault="00A97D2C" w:rsidP="00A66601">
      <w:pPr>
        <w:numPr>
          <w:ilvl w:val="1"/>
          <w:numId w:val="13"/>
        </w:numPr>
        <w:rPr>
          <w:lang w:val="en-CA"/>
        </w:rPr>
      </w:pPr>
      <w:r w:rsidRPr="00C414DC">
        <w:rPr>
          <w:lang w:val="en-CA"/>
        </w:rPr>
        <w:t>8-bit interface in the initial release; we should plan hardware design for 10-bit interface in second phase</w:t>
      </w:r>
    </w:p>
    <w:p w:rsidR="00F75707" w:rsidRPr="00C414DC" w:rsidRDefault="00F75707" w:rsidP="00A66601">
      <w:pPr>
        <w:numPr>
          <w:ilvl w:val="1"/>
          <w:numId w:val="13"/>
        </w:numPr>
        <w:rPr>
          <w:lang w:val="en-CA"/>
        </w:rPr>
      </w:pPr>
      <w:r w:rsidRPr="00C414DC">
        <w:rPr>
          <w:lang w:val="en-CA"/>
        </w:rPr>
        <w:t>Reverse in X direction available</w:t>
      </w:r>
    </w:p>
    <w:p w:rsidR="00ED0984" w:rsidRPr="00C414DC" w:rsidRDefault="00ED0984" w:rsidP="00A66601">
      <w:pPr>
        <w:numPr>
          <w:ilvl w:val="0"/>
          <w:numId w:val="13"/>
        </w:numPr>
        <w:rPr>
          <w:lang w:val="en-CA"/>
        </w:rPr>
      </w:pPr>
      <w:r w:rsidRPr="00C414DC">
        <w:rPr>
          <w:lang w:val="en-CA"/>
        </w:rPr>
        <w:t xml:space="preserve">Host interface through </w:t>
      </w:r>
      <w:proofErr w:type="spellStart"/>
      <w:r w:rsidRPr="00C414DC">
        <w:rPr>
          <w:lang w:val="en-CA"/>
        </w:rPr>
        <w:t>PCIe</w:t>
      </w:r>
      <w:proofErr w:type="spellEnd"/>
      <w:r w:rsidRPr="00C414DC">
        <w:rPr>
          <w:lang w:val="en-CA"/>
        </w:rPr>
        <w:t xml:space="preserve"> interface</w:t>
      </w:r>
    </w:p>
    <w:p w:rsidR="00ED0984" w:rsidRPr="00C414DC" w:rsidRDefault="00ED0984" w:rsidP="00A66601">
      <w:pPr>
        <w:numPr>
          <w:ilvl w:val="1"/>
          <w:numId w:val="13"/>
        </w:numPr>
        <w:rPr>
          <w:lang w:val="en-CA"/>
        </w:rPr>
      </w:pPr>
      <w:r w:rsidRPr="00C414DC">
        <w:rPr>
          <w:lang w:val="en-CA"/>
        </w:rPr>
        <w:t xml:space="preserve">We consider using 1x or 2x </w:t>
      </w:r>
      <w:proofErr w:type="spellStart"/>
      <w:r w:rsidRPr="00C414DC">
        <w:rPr>
          <w:lang w:val="en-CA"/>
        </w:rPr>
        <w:t>PCIe</w:t>
      </w:r>
      <w:proofErr w:type="spellEnd"/>
      <w:r w:rsidRPr="00C414DC">
        <w:rPr>
          <w:lang w:val="en-CA"/>
        </w:rPr>
        <w:t xml:space="preserve"> interface</w:t>
      </w:r>
      <w:r w:rsidR="006379B2" w:rsidRPr="00C414DC">
        <w:rPr>
          <w:lang w:val="en-CA"/>
        </w:rPr>
        <w:t>, at Gen1 or Gen2 speed. We will need to balance power vs bandwidth and find the optimal solution with the FPGA selected</w:t>
      </w:r>
    </w:p>
    <w:p w:rsidR="006379B2" w:rsidRPr="00C414DC" w:rsidRDefault="006379B2" w:rsidP="00A66601">
      <w:pPr>
        <w:numPr>
          <w:ilvl w:val="1"/>
          <w:numId w:val="13"/>
        </w:numPr>
        <w:rPr>
          <w:lang w:val="en-CA"/>
        </w:rPr>
      </w:pPr>
      <w:proofErr w:type="spellStart"/>
      <w:r w:rsidRPr="00C414DC">
        <w:rPr>
          <w:lang w:val="en-CA"/>
        </w:rPr>
        <w:t>PCIe</w:t>
      </w:r>
      <w:proofErr w:type="spellEnd"/>
      <w:r w:rsidRPr="00C414DC">
        <w:rPr>
          <w:lang w:val="en-CA"/>
        </w:rPr>
        <w:t xml:space="preserve"> link configuration may have to change with effective data throughput (Frame rate, color space used), controlled by software or FPGA firmware </w:t>
      </w:r>
    </w:p>
    <w:p w:rsidR="006379B2" w:rsidRPr="00C414DC" w:rsidRDefault="006379B2" w:rsidP="00A66601">
      <w:pPr>
        <w:numPr>
          <w:ilvl w:val="1"/>
          <w:numId w:val="13"/>
        </w:numPr>
        <w:rPr>
          <w:lang w:val="en-CA"/>
        </w:rPr>
      </w:pPr>
      <w:r w:rsidRPr="00C414DC">
        <w:rPr>
          <w:lang w:val="en-CA"/>
        </w:rPr>
        <w:t>Will use MSI interrupts</w:t>
      </w:r>
    </w:p>
    <w:p w:rsidR="006379B2" w:rsidRPr="00C414DC" w:rsidRDefault="006379B2" w:rsidP="001C1E0C">
      <w:pPr>
        <w:keepNext/>
        <w:keepLines/>
        <w:numPr>
          <w:ilvl w:val="0"/>
          <w:numId w:val="13"/>
        </w:numPr>
        <w:ind w:hanging="357"/>
        <w:rPr>
          <w:lang w:val="en-CA"/>
        </w:rPr>
      </w:pPr>
      <w:r w:rsidRPr="00C414DC">
        <w:rPr>
          <w:lang w:val="en-CA"/>
        </w:rPr>
        <w:lastRenderedPageBreak/>
        <w:t>DMA engine writing host memory</w:t>
      </w:r>
    </w:p>
    <w:p w:rsidR="006379B2" w:rsidRPr="00C414DC" w:rsidRDefault="00A97D2C" w:rsidP="001C1E0C">
      <w:pPr>
        <w:keepNext/>
        <w:keepLines/>
        <w:numPr>
          <w:ilvl w:val="1"/>
          <w:numId w:val="13"/>
        </w:numPr>
        <w:ind w:hanging="357"/>
        <w:rPr>
          <w:lang w:val="en-CA"/>
        </w:rPr>
      </w:pPr>
      <w:r w:rsidRPr="00C414DC">
        <w:rPr>
          <w:lang w:val="en-CA"/>
        </w:rPr>
        <w:t>No external memory used (we rely on host memory arbitration to guarantee bandwidth)</w:t>
      </w:r>
    </w:p>
    <w:p w:rsidR="00A97D2C" w:rsidRPr="00C414DC" w:rsidRDefault="00A97D2C" w:rsidP="001C1E0C">
      <w:pPr>
        <w:keepNext/>
        <w:keepLines/>
        <w:numPr>
          <w:ilvl w:val="1"/>
          <w:numId w:val="13"/>
        </w:numPr>
        <w:ind w:hanging="357"/>
        <w:rPr>
          <w:lang w:val="en-CA"/>
        </w:rPr>
      </w:pPr>
      <w:r w:rsidRPr="00C414DC">
        <w:rPr>
          <w:lang w:val="en-CA"/>
        </w:rPr>
        <w:t>Color space conversion to the following formats:</w:t>
      </w:r>
    </w:p>
    <w:p w:rsidR="00A97D2C" w:rsidRPr="00C414DC" w:rsidRDefault="00A97D2C" w:rsidP="001C1E0C">
      <w:pPr>
        <w:keepNext/>
        <w:keepLines/>
        <w:numPr>
          <w:ilvl w:val="2"/>
          <w:numId w:val="13"/>
        </w:numPr>
        <w:ind w:hanging="357"/>
        <w:rPr>
          <w:lang w:val="en-CA"/>
        </w:rPr>
      </w:pPr>
      <w:r w:rsidRPr="00C414DC">
        <w:rPr>
          <w:lang w:val="en-CA"/>
        </w:rPr>
        <w:t>Mono8 (for Mono sensors)</w:t>
      </w:r>
    </w:p>
    <w:p w:rsidR="00A97D2C" w:rsidRPr="00C414DC" w:rsidRDefault="00A97D2C" w:rsidP="001C1E0C">
      <w:pPr>
        <w:keepNext/>
        <w:keepLines/>
        <w:numPr>
          <w:ilvl w:val="2"/>
          <w:numId w:val="13"/>
        </w:numPr>
        <w:ind w:hanging="357"/>
        <w:rPr>
          <w:lang w:val="en-CA"/>
        </w:rPr>
      </w:pPr>
      <w:r w:rsidRPr="00C414DC">
        <w:rPr>
          <w:lang w:val="en-CA"/>
        </w:rPr>
        <w:t>Mono8 (Y component, for color sensor)</w:t>
      </w:r>
    </w:p>
    <w:p w:rsidR="00A97D2C" w:rsidRPr="00C414DC" w:rsidRDefault="00A97D2C" w:rsidP="001C1E0C">
      <w:pPr>
        <w:keepNext/>
        <w:keepLines/>
        <w:numPr>
          <w:ilvl w:val="2"/>
          <w:numId w:val="13"/>
        </w:numPr>
        <w:ind w:hanging="357"/>
        <w:rPr>
          <w:lang w:val="en-CA"/>
        </w:rPr>
      </w:pPr>
      <w:r w:rsidRPr="00C414DC">
        <w:rPr>
          <w:lang w:val="en-CA"/>
        </w:rPr>
        <w:t>BGR32 (wasting 25% BW)</w:t>
      </w:r>
    </w:p>
    <w:p w:rsidR="00A97D2C" w:rsidRPr="00C414DC" w:rsidRDefault="00A97D2C" w:rsidP="001C1E0C">
      <w:pPr>
        <w:keepNext/>
        <w:keepLines/>
        <w:numPr>
          <w:ilvl w:val="2"/>
          <w:numId w:val="13"/>
        </w:numPr>
        <w:ind w:hanging="357"/>
        <w:rPr>
          <w:lang w:val="en-CA"/>
        </w:rPr>
      </w:pPr>
      <w:r w:rsidRPr="00C414DC">
        <w:rPr>
          <w:lang w:val="en-CA"/>
        </w:rPr>
        <w:t xml:space="preserve">YUV </w:t>
      </w:r>
      <w:r w:rsidR="004864B8">
        <w:rPr>
          <w:lang w:val="en-CA"/>
        </w:rPr>
        <w:t xml:space="preserve">4:2:2 </w:t>
      </w:r>
      <w:r w:rsidRPr="00C414DC">
        <w:rPr>
          <w:lang w:val="en-CA"/>
        </w:rPr>
        <w:t>(In full range)</w:t>
      </w:r>
    </w:p>
    <w:p w:rsidR="00A97D2C" w:rsidRPr="00C414DC" w:rsidRDefault="00A97D2C" w:rsidP="00A66601">
      <w:pPr>
        <w:numPr>
          <w:ilvl w:val="2"/>
          <w:numId w:val="13"/>
        </w:numPr>
        <w:rPr>
          <w:lang w:val="en-CA"/>
        </w:rPr>
      </w:pPr>
      <w:r w:rsidRPr="00C414DC">
        <w:rPr>
          <w:lang w:val="en-CA"/>
        </w:rPr>
        <w:t>Planar Mono8</w:t>
      </w:r>
    </w:p>
    <w:p w:rsidR="00A97D2C" w:rsidRPr="00C414DC" w:rsidRDefault="00A97D2C" w:rsidP="00A66601">
      <w:pPr>
        <w:numPr>
          <w:ilvl w:val="0"/>
          <w:numId w:val="13"/>
        </w:numPr>
        <w:rPr>
          <w:lang w:val="en-CA"/>
        </w:rPr>
      </w:pPr>
      <w:r w:rsidRPr="00C414DC">
        <w:rPr>
          <w:lang w:val="en-CA"/>
        </w:rPr>
        <w:t>Real-time IO, SPIDER like</w:t>
      </w:r>
      <w:r w:rsidR="009E2138">
        <w:rPr>
          <w:lang w:val="en-CA"/>
        </w:rPr>
        <w:t>:</w:t>
      </w:r>
    </w:p>
    <w:p w:rsidR="00A97D2C" w:rsidRPr="00C414DC" w:rsidRDefault="00A97D2C" w:rsidP="00A66601">
      <w:pPr>
        <w:numPr>
          <w:ilvl w:val="1"/>
          <w:numId w:val="13"/>
        </w:numPr>
        <w:rPr>
          <w:lang w:val="en-CA"/>
        </w:rPr>
      </w:pPr>
      <w:r w:rsidRPr="00C414DC">
        <w:rPr>
          <w:lang w:val="en-CA"/>
        </w:rPr>
        <w:t>Single Tick-Table</w:t>
      </w:r>
    </w:p>
    <w:p w:rsidR="00A97D2C" w:rsidRPr="00C414DC" w:rsidRDefault="00A96C8E" w:rsidP="00A66601">
      <w:pPr>
        <w:numPr>
          <w:ilvl w:val="1"/>
          <w:numId w:val="13"/>
        </w:numPr>
        <w:rPr>
          <w:lang w:val="en-CA"/>
        </w:rPr>
      </w:pPr>
      <w:r>
        <w:rPr>
          <w:lang w:val="en-CA"/>
        </w:rPr>
        <w:t>3</w:t>
      </w:r>
      <w:r w:rsidRPr="00C414DC">
        <w:rPr>
          <w:lang w:val="en-CA"/>
        </w:rPr>
        <w:t xml:space="preserve"> </w:t>
      </w:r>
      <w:r w:rsidR="009E18C9" w:rsidRPr="00C414DC">
        <w:rPr>
          <w:lang w:val="en-CA"/>
        </w:rPr>
        <w:t>general input</w:t>
      </w:r>
      <w:r>
        <w:rPr>
          <w:lang w:val="en-CA"/>
        </w:rPr>
        <w:t>s</w:t>
      </w:r>
    </w:p>
    <w:p w:rsidR="00A97D2C" w:rsidRPr="00C414DC" w:rsidRDefault="00A97D2C" w:rsidP="00A66601">
      <w:pPr>
        <w:numPr>
          <w:ilvl w:val="1"/>
          <w:numId w:val="13"/>
        </w:numPr>
        <w:rPr>
          <w:lang w:val="en-CA"/>
        </w:rPr>
      </w:pPr>
      <w:r w:rsidRPr="00C414DC">
        <w:rPr>
          <w:lang w:val="en-CA"/>
        </w:rPr>
        <w:t>1 trigger input (treated generally as another input)</w:t>
      </w:r>
    </w:p>
    <w:p w:rsidR="00A97D2C" w:rsidRPr="00C414DC" w:rsidRDefault="004964D9" w:rsidP="00A66601">
      <w:pPr>
        <w:numPr>
          <w:ilvl w:val="1"/>
          <w:numId w:val="13"/>
        </w:numPr>
        <w:rPr>
          <w:lang w:val="en-CA"/>
        </w:rPr>
      </w:pPr>
      <w:r w:rsidRPr="00C414DC">
        <w:rPr>
          <w:lang w:val="en-CA"/>
        </w:rPr>
        <w:t>3</w:t>
      </w:r>
      <w:r w:rsidR="00A97D2C" w:rsidRPr="00C414DC">
        <w:rPr>
          <w:lang w:val="en-CA"/>
        </w:rPr>
        <w:t xml:space="preserve"> outputs</w:t>
      </w:r>
    </w:p>
    <w:p w:rsidR="006379B2" w:rsidRPr="00C414DC" w:rsidRDefault="00A96C8E" w:rsidP="00A66601">
      <w:pPr>
        <w:numPr>
          <w:ilvl w:val="0"/>
          <w:numId w:val="13"/>
        </w:numPr>
        <w:rPr>
          <w:lang w:val="en-CA"/>
        </w:rPr>
      </w:pPr>
      <w:r>
        <w:rPr>
          <w:lang w:val="en-CA"/>
        </w:rPr>
        <w:t xml:space="preserve">One slow PWM output, converted to analog on the </w:t>
      </w:r>
      <w:proofErr w:type="spellStart"/>
      <w:r>
        <w:rPr>
          <w:lang w:val="en-CA"/>
        </w:rPr>
        <w:t>PCB.</w:t>
      </w:r>
      <w:r w:rsidR="00A97D2C" w:rsidRPr="00C414DC">
        <w:rPr>
          <w:lang w:val="en-CA"/>
        </w:rPr>
        <w:t>Profinet</w:t>
      </w:r>
      <w:proofErr w:type="spellEnd"/>
      <w:r w:rsidR="00A97D2C" w:rsidRPr="00C414DC">
        <w:rPr>
          <w:lang w:val="en-CA"/>
        </w:rPr>
        <w:t xml:space="preserve"> </w:t>
      </w:r>
      <w:r w:rsidR="00F10EAF" w:rsidRPr="00C414DC">
        <w:rPr>
          <w:lang w:val="en-CA"/>
        </w:rPr>
        <w:t>Acceleration</w:t>
      </w:r>
      <w:r w:rsidR="00A97D2C" w:rsidRPr="00C414DC">
        <w:rPr>
          <w:lang w:val="en-CA"/>
        </w:rPr>
        <w:t xml:space="preserve"> using a </w:t>
      </w:r>
      <w:proofErr w:type="spellStart"/>
      <w:r w:rsidR="00A97D2C" w:rsidRPr="00C414DC">
        <w:rPr>
          <w:lang w:val="en-CA"/>
        </w:rPr>
        <w:t>Profiblaze</w:t>
      </w:r>
      <w:proofErr w:type="spellEnd"/>
    </w:p>
    <w:p w:rsidR="00A97D2C" w:rsidRPr="00C414DC" w:rsidRDefault="00A97D2C" w:rsidP="00A66601">
      <w:pPr>
        <w:numPr>
          <w:ilvl w:val="1"/>
          <w:numId w:val="13"/>
        </w:numPr>
        <w:rPr>
          <w:lang w:val="en-CA"/>
        </w:rPr>
      </w:pPr>
      <w:r w:rsidRPr="00C414DC">
        <w:rPr>
          <w:lang w:val="en-CA"/>
        </w:rPr>
        <w:t>Connection to the outside world through the NCSI of the i210 Ethernet Controller</w:t>
      </w:r>
    </w:p>
    <w:p w:rsidR="0094005C" w:rsidRPr="00C414DC" w:rsidRDefault="0094005C" w:rsidP="00A66601">
      <w:pPr>
        <w:numPr>
          <w:ilvl w:val="0"/>
          <w:numId w:val="13"/>
        </w:numPr>
        <w:rPr>
          <w:lang w:val="en-CA"/>
        </w:rPr>
      </w:pPr>
      <w:proofErr w:type="spellStart"/>
      <w:r w:rsidRPr="00C414DC">
        <w:rPr>
          <w:lang w:val="en-CA"/>
        </w:rPr>
        <w:t>EtherCAT</w:t>
      </w:r>
      <w:proofErr w:type="spellEnd"/>
      <w:r w:rsidRPr="00C414DC">
        <w:rPr>
          <w:lang w:val="en-CA"/>
        </w:rPr>
        <w:t xml:space="preserve"> may be considered, in slave or in master mode, possibly using another PCB assembly option</w:t>
      </w:r>
    </w:p>
    <w:p w:rsidR="00FB6E78" w:rsidRPr="00C414DC" w:rsidRDefault="0094005C" w:rsidP="00A66601">
      <w:pPr>
        <w:numPr>
          <w:ilvl w:val="0"/>
          <w:numId w:val="13"/>
        </w:numPr>
        <w:rPr>
          <w:lang w:val="en-CA"/>
        </w:rPr>
      </w:pPr>
      <w:r w:rsidRPr="00C414DC">
        <w:rPr>
          <w:lang w:val="en-CA"/>
        </w:rPr>
        <w:t>Dedicated link to liquid lens control logic.</w:t>
      </w:r>
    </w:p>
    <w:p w:rsidR="00FB6E78" w:rsidRPr="00C414DC" w:rsidRDefault="00FB6E78">
      <w:pPr>
        <w:spacing w:after="0"/>
        <w:rPr>
          <w:lang w:val="en-CA"/>
        </w:rPr>
      </w:pPr>
      <w:r w:rsidRPr="00C414DC">
        <w:rPr>
          <w:lang w:val="en-CA"/>
        </w:rPr>
        <w:br w:type="page"/>
      </w:r>
    </w:p>
    <w:p w:rsidR="005049FB" w:rsidRPr="00C414DC" w:rsidRDefault="005049FB" w:rsidP="00D100B3">
      <w:pPr>
        <w:numPr>
          <w:ilvl w:val="0"/>
          <w:numId w:val="4"/>
        </w:numPr>
        <w:rPr>
          <w:lang w:val="en-CA"/>
        </w:rPr>
      </w:pPr>
    </w:p>
    <w:p w:rsidR="0087473E" w:rsidRPr="00C414DC" w:rsidRDefault="008E0506" w:rsidP="00561E3C">
      <w:pPr>
        <w:pStyle w:val="Heading1"/>
        <w:rPr>
          <w:lang w:val="en-CA"/>
        </w:rPr>
      </w:pPr>
      <w:bookmarkStart w:id="16" w:name="_Toc505612571"/>
      <w:r w:rsidRPr="00C414DC">
        <w:rPr>
          <w:lang w:val="en-CA"/>
        </w:rPr>
        <w:t xml:space="preserve">Block </w:t>
      </w:r>
      <w:r w:rsidR="0087473E" w:rsidRPr="00C414DC">
        <w:rPr>
          <w:lang w:val="en-CA"/>
        </w:rPr>
        <w:t>Diagram</w:t>
      </w:r>
      <w:bookmarkEnd w:id="16"/>
    </w:p>
    <w:p w:rsidR="0087473E" w:rsidRPr="00C414DC" w:rsidRDefault="0087473E" w:rsidP="0087473E">
      <w:pPr>
        <w:jc w:val="both"/>
        <w:rPr>
          <w:lang w:val="en-CA"/>
        </w:rPr>
      </w:pPr>
    </w:p>
    <w:p w:rsidR="0087473E" w:rsidRPr="00C414DC" w:rsidRDefault="00124804" w:rsidP="0087473E">
      <w:pPr>
        <w:jc w:val="both"/>
        <w:rPr>
          <w:lang w:val="en-CA"/>
        </w:rPr>
      </w:pPr>
      <w:r w:rsidRPr="00C414DC">
        <w:rPr>
          <w:lang w:val="en-CA"/>
        </w:rPr>
        <w:fldChar w:fldCharType="begin"/>
      </w:r>
      <w:r w:rsidRPr="00C414DC">
        <w:rPr>
          <w:lang w:val="en-CA"/>
        </w:rPr>
        <w:instrText xml:space="preserve"> REF _Ref398042700 \h </w:instrText>
      </w:r>
      <w:r w:rsidRPr="00C414DC">
        <w:rPr>
          <w:lang w:val="en-CA"/>
        </w:rPr>
      </w:r>
      <w:r w:rsidRPr="00C414DC">
        <w:rPr>
          <w:lang w:val="en-CA"/>
        </w:rPr>
        <w:fldChar w:fldCharType="separate"/>
      </w:r>
      <w:r w:rsidR="00296899" w:rsidRPr="00C414DC">
        <w:rPr>
          <w:lang w:val="en-CA"/>
        </w:rPr>
        <w:t xml:space="preserve">Figure </w:t>
      </w:r>
      <w:r w:rsidR="00296899">
        <w:rPr>
          <w:noProof/>
          <w:lang w:val="en-CA"/>
        </w:rPr>
        <w:t>1</w:t>
      </w:r>
      <w:r w:rsidRPr="00C414DC">
        <w:rPr>
          <w:lang w:val="en-CA"/>
        </w:rPr>
        <w:fldChar w:fldCharType="end"/>
      </w:r>
      <w:r w:rsidRPr="00C414DC">
        <w:rPr>
          <w:lang w:val="en-CA"/>
        </w:rPr>
        <w:t xml:space="preserve"> below shows the FPGA block diagram:</w:t>
      </w:r>
    </w:p>
    <w:p w:rsidR="0087473E" w:rsidRPr="00C414DC" w:rsidRDefault="0087473E" w:rsidP="0087473E">
      <w:pPr>
        <w:jc w:val="center"/>
        <w:rPr>
          <w:lang w:val="en-CA"/>
        </w:rPr>
      </w:pPr>
    </w:p>
    <w:p w:rsidR="00F95B3F" w:rsidRPr="00C414DC" w:rsidRDefault="00124804" w:rsidP="00F95B3F">
      <w:pPr>
        <w:keepNext/>
        <w:jc w:val="both"/>
        <w:rPr>
          <w:lang w:val="en-CA"/>
        </w:rPr>
      </w:pPr>
      <w:r w:rsidRPr="00C414DC">
        <w:rPr>
          <w:lang w:val="en-CA"/>
        </w:rPr>
        <w:object w:dxaOrig="9108" w:dyaOrig="6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300.25pt" o:ole="">
            <v:imagedata r:id="rId10" o:title=""/>
          </v:shape>
          <o:OLEObject Type="Embed" ProgID="Visio.Drawing.11" ShapeID="_x0000_i1025" DrawAspect="Content" ObjectID="_1579354406" r:id="rId11"/>
        </w:object>
      </w:r>
    </w:p>
    <w:p w:rsidR="0087473E" w:rsidRPr="00C414DC" w:rsidRDefault="00F95B3F" w:rsidP="00F95B3F">
      <w:pPr>
        <w:pStyle w:val="Caption"/>
        <w:jc w:val="both"/>
        <w:rPr>
          <w:lang w:val="en-CA"/>
        </w:rPr>
      </w:pPr>
      <w:bookmarkStart w:id="17" w:name="_Ref398042700"/>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1</w:t>
      </w:r>
      <w:r w:rsidRPr="00C414DC">
        <w:rPr>
          <w:lang w:val="en-CA"/>
        </w:rPr>
        <w:fldChar w:fldCharType="end"/>
      </w:r>
      <w:bookmarkEnd w:id="17"/>
      <w:r w:rsidRPr="00C414DC">
        <w:rPr>
          <w:lang w:val="en-CA"/>
        </w:rPr>
        <w:t xml:space="preserve"> FPGA block diagram</w:t>
      </w:r>
    </w:p>
    <w:p w:rsidR="0087473E" w:rsidRPr="00C414DC" w:rsidRDefault="0087473E" w:rsidP="0087473E">
      <w:pPr>
        <w:jc w:val="both"/>
        <w:rPr>
          <w:lang w:val="en-CA"/>
        </w:rPr>
      </w:pPr>
    </w:p>
    <w:p w:rsidR="00124804" w:rsidRPr="00C414DC" w:rsidRDefault="00124804" w:rsidP="0087473E">
      <w:pPr>
        <w:jc w:val="both"/>
        <w:rPr>
          <w:lang w:val="en-CA"/>
        </w:rPr>
      </w:pPr>
      <w:r w:rsidRPr="00C414DC">
        <w:rPr>
          <w:lang w:val="en-CA"/>
        </w:rPr>
        <w:t xml:space="preserve">Large arrows represent various internal busses or signal group, blue thin line is a register bus. </w:t>
      </w:r>
    </w:p>
    <w:p w:rsidR="00124804" w:rsidRPr="00C414DC" w:rsidRDefault="00124804" w:rsidP="0087473E">
      <w:pPr>
        <w:jc w:val="both"/>
        <w:rPr>
          <w:lang w:val="en-CA"/>
        </w:rPr>
      </w:pPr>
    </w:p>
    <w:p w:rsidR="0087473E" w:rsidRPr="00C414DC" w:rsidRDefault="00124804" w:rsidP="0087473E">
      <w:pPr>
        <w:jc w:val="both"/>
        <w:rPr>
          <w:lang w:val="en-CA"/>
        </w:rPr>
      </w:pPr>
      <w:r w:rsidRPr="00C414DC">
        <w:rPr>
          <w:lang w:val="en-CA"/>
        </w:rPr>
        <w:t xml:space="preserve">The reader can observe that the </w:t>
      </w:r>
      <w:proofErr w:type="spellStart"/>
      <w:r w:rsidRPr="00C414DC">
        <w:rPr>
          <w:lang w:val="en-CA"/>
        </w:rPr>
        <w:t>Profiblaze</w:t>
      </w:r>
      <w:proofErr w:type="spellEnd"/>
      <w:r w:rsidRPr="00C414DC">
        <w:rPr>
          <w:lang w:val="en-CA"/>
        </w:rPr>
        <w:t xml:space="preserve"> is only linked to the system through a register bus.  That same design is currently being developed on the 4SightGPM platform using a LPC bus to connect to the host system. That sub-system is a good candidate for partitioning into a second FPGA.  Also, the links between the acquisition interface and the Spider </w:t>
      </w:r>
      <w:proofErr w:type="spellStart"/>
      <w:r w:rsidRPr="00C414DC">
        <w:rPr>
          <w:lang w:val="en-CA"/>
        </w:rPr>
        <w:t>Realtime</w:t>
      </w:r>
      <w:proofErr w:type="spellEnd"/>
      <w:r w:rsidRPr="00C414DC">
        <w:rPr>
          <w:lang w:val="en-CA"/>
        </w:rPr>
        <w:t xml:space="preserve"> IO are few and slow speed (exposure, triggers?)  This section is also a good candidate for partitioning. </w:t>
      </w:r>
    </w:p>
    <w:p w:rsidR="0087473E" w:rsidRPr="00C414DC" w:rsidRDefault="0087473E" w:rsidP="0087473E">
      <w:pPr>
        <w:rPr>
          <w:lang w:val="en-CA"/>
        </w:rPr>
      </w:pPr>
      <w:r w:rsidRPr="00C414DC">
        <w:rPr>
          <w:lang w:val="en-CA"/>
        </w:rPr>
        <w:t xml:space="preserve"> </w:t>
      </w:r>
    </w:p>
    <w:p w:rsidR="0087473E" w:rsidRPr="00C414DC" w:rsidRDefault="0087473E" w:rsidP="0087473E">
      <w:pPr>
        <w:jc w:val="both"/>
        <w:rPr>
          <w:lang w:val="en-CA"/>
        </w:rPr>
      </w:pPr>
    </w:p>
    <w:p w:rsidR="0087473E" w:rsidRPr="00C414DC" w:rsidRDefault="0087473E" w:rsidP="0087473E">
      <w:pPr>
        <w:jc w:val="both"/>
        <w:rPr>
          <w:lang w:val="en-CA"/>
        </w:rPr>
      </w:pPr>
    </w:p>
    <w:p w:rsidR="0087473E" w:rsidRPr="00C414DC" w:rsidRDefault="0087473E" w:rsidP="0087473E">
      <w:pPr>
        <w:jc w:val="center"/>
        <w:rPr>
          <w:lang w:val="en-CA"/>
        </w:rPr>
      </w:pPr>
    </w:p>
    <w:p w:rsidR="0087473E" w:rsidRPr="00C414DC" w:rsidRDefault="0087473E" w:rsidP="0087473E">
      <w:pPr>
        <w:jc w:val="both"/>
        <w:rPr>
          <w:lang w:val="en-CA"/>
        </w:rPr>
      </w:pPr>
    </w:p>
    <w:p w:rsidR="0087473E" w:rsidRPr="00C414DC" w:rsidRDefault="0087473E" w:rsidP="0087473E">
      <w:pPr>
        <w:jc w:val="both"/>
        <w:rPr>
          <w:lang w:val="en-CA"/>
        </w:rPr>
      </w:pPr>
      <w:r w:rsidRPr="00C414DC">
        <w:rPr>
          <w:lang w:val="en-CA"/>
        </w:rPr>
        <w:t xml:space="preserve"> </w:t>
      </w:r>
    </w:p>
    <w:p w:rsidR="0087473E" w:rsidRPr="00C414DC" w:rsidRDefault="0087473E" w:rsidP="0006707E">
      <w:pPr>
        <w:rPr>
          <w:lang w:val="en-CA"/>
        </w:rPr>
      </w:pPr>
      <w:r w:rsidRPr="00C414DC">
        <w:rPr>
          <w:lang w:val="en-CA"/>
        </w:rPr>
        <w:br w:type="page"/>
      </w:r>
    </w:p>
    <w:p w:rsidR="0087473E" w:rsidRPr="00C414DC" w:rsidRDefault="004964D9" w:rsidP="00561E3C">
      <w:pPr>
        <w:pStyle w:val="Heading1"/>
        <w:rPr>
          <w:lang w:val="en-CA"/>
        </w:rPr>
      </w:pPr>
      <w:bookmarkStart w:id="18" w:name="_Toc505612572"/>
      <w:r w:rsidRPr="00C414DC">
        <w:rPr>
          <w:lang w:val="en-CA"/>
        </w:rPr>
        <w:lastRenderedPageBreak/>
        <w:t xml:space="preserve">Physical implementation of IRIS 3 </w:t>
      </w:r>
      <w:proofErr w:type="spellStart"/>
      <w:r w:rsidRPr="00C414DC">
        <w:rPr>
          <w:lang w:val="en-CA"/>
        </w:rPr>
        <w:t>fpga</w:t>
      </w:r>
      <w:bookmarkEnd w:id="18"/>
      <w:proofErr w:type="spellEnd"/>
    </w:p>
    <w:p w:rsidR="000464D1" w:rsidRPr="00C414DC" w:rsidRDefault="000464D1" w:rsidP="004964D9">
      <w:pPr>
        <w:rPr>
          <w:lang w:val="en-CA"/>
        </w:rPr>
      </w:pPr>
    </w:p>
    <w:p w:rsidR="000464D1" w:rsidRPr="00C414DC" w:rsidRDefault="000464D1" w:rsidP="00001EDE">
      <w:pPr>
        <w:pStyle w:val="Heading2"/>
      </w:pPr>
      <w:bookmarkStart w:id="19" w:name="_Toc505612573"/>
      <w:proofErr w:type="spellStart"/>
      <w:r w:rsidRPr="00C414DC">
        <w:t>Artix</w:t>
      </w:r>
      <w:proofErr w:type="spellEnd"/>
      <w:r w:rsidRPr="00C414DC">
        <w:t xml:space="preserve"> 7 FPGA family</w:t>
      </w:r>
      <w:bookmarkEnd w:id="19"/>
      <w:r w:rsidRPr="00C414DC">
        <w:t xml:space="preserve"> </w:t>
      </w:r>
    </w:p>
    <w:p w:rsidR="000464D1" w:rsidRPr="00C414DC" w:rsidRDefault="000464D1" w:rsidP="000464D1">
      <w:pPr>
        <w:rPr>
          <w:lang w:val="en-CA"/>
        </w:rPr>
      </w:pPr>
    </w:p>
    <w:p w:rsidR="004964D9" w:rsidRPr="00C414DC" w:rsidRDefault="004964D9" w:rsidP="004964D9">
      <w:pPr>
        <w:rPr>
          <w:lang w:val="en-CA"/>
        </w:rPr>
      </w:pPr>
      <w:r w:rsidRPr="00C414DC">
        <w:rPr>
          <w:lang w:val="en-CA"/>
        </w:rPr>
        <w:t>The Xilinx’s Artix-7 may be used to implement the IRIS3 FPGA.</w:t>
      </w:r>
    </w:p>
    <w:p w:rsidR="004964D9" w:rsidRPr="00C414DC" w:rsidRDefault="004964D9" w:rsidP="004964D9">
      <w:pPr>
        <w:rPr>
          <w:lang w:val="en-CA"/>
        </w:rPr>
      </w:pPr>
    </w:p>
    <w:p w:rsidR="000464D1" w:rsidRPr="00C414DC" w:rsidRDefault="00DB75BB" w:rsidP="000464D1">
      <w:pPr>
        <w:keepNext/>
        <w:rPr>
          <w:lang w:val="en-CA"/>
        </w:rPr>
      </w:pPr>
      <w:r w:rsidRPr="00C414DC">
        <w:rPr>
          <w:noProof/>
          <w:lang w:eastAsia="fr-CA"/>
        </w:rPr>
        <w:drawing>
          <wp:inline distT="0" distB="0" distL="0" distR="0" wp14:anchorId="3CE58164" wp14:editId="4BA1A861">
            <wp:extent cx="5943600" cy="2165350"/>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rsidR="004964D9" w:rsidRPr="00C414DC" w:rsidRDefault="000464D1" w:rsidP="000464D1">
      <w:pPr>
        <w:pStyle w:val="Caption"/>
        <w:rPr>
          <w:lang w:val="en-CA"/>
        </w:rPr>
      </w:pPr>
      <w:r w:rsidRPr="00C414DC">
        <w:rPr>
          <w:lang w:val="en-CA"/>
        </w:rPr>
        <w:t xml:space="preserve">Figure </w:t>
      </w:r>
      <w:r w:rsidR="009C046B" w:rsidRPr="00C414DC">
        <w:rPr>
          <w:lang w:val="en-CA"/>
        </w:rPr>
        <w:fldChar w:fldCharType="begin"/>
      </w:r>
      <w:r w:rsidR="009C046B" w:rsidRPr="00C414DC">
        <w:rPr>
          <w:lang w:val="en-CA"/>
        </w:rPr>
        <w:instrText xml:space="preserve"> SEQ Figure \* ARABIC </w:instrText>
      </w:r>
      <w:r w:rsidR="009C046B" w:rsidRPr="00C414DC">
        <w:rPr>
          <w:lang w:val="en-CA"/>
        </w:rPr>
        <w:fldChar w:fldCharType="separate"/>
      </w:r>
      <w:r w:rsidR="00E049D7">
        <w:rPr>
          <w:noProof/>
          <w:lang w:val="en-CA"/>
        </w:rPr>
        <w:t>2</w:t>
      </w:r>
      <w:r w:rsidR="009C046B" w:rsidRPr="00C414DC">
        <w:rPr>
          <w:noProof/>
          <w:lang w:val="en-CA"/>
        </w:rPr>
        <w:fldChar w:fldCharType="end"/>
      </w:r>
      <w:r w:rsidRPr="00C414DC">
        <w:rPr>
          <w:lang w:val="en-CA"/>
        </w:rPr>
        <w:t xml:space="preserve"> : </w:t>
      </w:r>
      <w:proofErr w:type="spellStart"/>
      <w:r w:rsidRPr="00C414DC">
        <w:rPr>
          <w:lang w:val="en-CA"/>
        </w:rPr>
        <w:t>Artix</w:t>
      </w:r>
      <w:proofErr w:type="spellEnd"/>
      <w:r w:rsidRPr="00C414DC">
        <w:rPr>
          <w:lang w:val="en-CA"/>
        </w:rPr>
        <w:t xml:space="preserve"> 7 Feature Summary</w:t>
      </w:r>
    </w:p>
    <w:p w:rsidR="000464D1" w:rsidRPr="00C414DC" w:rsidRDefault="000464D1" w:rsidP="004964D9">
      <w:pPr>
        <w:rPr>
          <w:lang w:val="en-CA"/>
        </w:rPr>
      </w:pPr>
    </w:p>
    <w:p w:rsidR="000464D1" w:rsidRPr="00C414DC" w:rsidRDefault="000464D1" w:rsidP="004964D9">
      <w:pPr>
        <w:rPr>
          <w:lang w:val="en-CA"/>
        </w:rPr>
      </w:pPr>
    </w:p>
    <w:p w:rsidR="000464D1" w:rsidRPr="00C414DC" w:rsidRDefault="000464D1" w:rsidP="004964D9">
      <w:pPr>
        <w:rPr>
          <w:lang w:val="en-CA"/>
        </w:rPr>
      </w:pPr>
    </w:p>
    <w:p w:rsidR="000464D1" w:rsidRPr="00C414DC" w:rsidRDefault="00DB75BB" w:rsidP="000464D1">
      <w:pPr>
        <w:keepNext/>
        <w:rPr>
          <w:lang w:val="en-CA"/>
        </w:rPr>
      </w:pPr>
      <w:r w:rsidRPr="00C414DC">
        <w:rPr>
          <w:noProof/>
          <w:lang w:eastAsia="fr-CA"/>
        </w:rPr>
        <w:drawing>
          <wp:inline distT="0" distB="0" distL="0" distR="0" wp14:anchorId="13C55CEB" wp14:editId="158A6862">
            <wp:extent cx="5943600" cy="21958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5830"/>
                    </a:xfrm>
                    <a:prstGeom prst="rect">
                      <a:avLst/>
                    </a:prstGeom>
                    <a:noFill/>
                    <a:ln>
                      <a:noFill/>
                    </a:ln>
                  </pic:spPr>
                </pic:pic>
              </a:graphicData>
            </a:graphic>
          </wp:inline>
        </w:drawing>
      </w:r>
    </w:p>
    <w:p w:rsidR="000464D1" w:rsidRPr="00C414DC" w:rsidRDefault="000464D1" w:rsidP="000464D1">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3</w:t>
      </w:r>
      <w:r w:rsidRPr="00C414DC">
        <w:rPr>
          <w:lang w:val="en-CA"/>
        </w:rPr>
        <w:fldChar w:fldCharType="end"/>
      </w:r>
      <w:r w:rsidRPr="00C414DC">
        <w:rPr>
          <w:lang w:val="en-CA"/>
        </w:rPr>
        <w:t xml:space="preserve">: </w:t>
      </w:r>
      <w:proofErr w:type="spellStart"/>
      <w:r w:rsidRPr="00C414DC">
        <w:rPr>
          <w:lang w:val="en-CA"/>
        </w:rPr>
        <w:t>Artix</w:t>
      </w:r>
      <w:proofErr w:type="spellEnd"/>
      <w:r w:rsidRPr="00C414DC">
        <w:rPr>
          <w:lang w:val="en-CA"/>
        </w:rPr>
        <w:t xml:space="preserve"> 7 FPGA Device package and I/</w:t>
      </w:r>
      <w:proofErr w:type="spellStart"/>
      <w:r w:rsidRPr="00C414DC">
        <w:rPr>
          <w:lang w:val="en-CA"/>
        </w:rPr>
        <w:t>Os</w:t>
      </w:r>
      <w:proofErr w:type="spellEnd"/>
    </w:p>
    <w:p w:rsidR="004964D9" w:rsidRPr="00C414DC" w:rsidRDefault="004964D9" w:rsidP="004964D9">
      <w:pPr>
        <w:rPr>
          <w:lang w:val="en-CA"/>
        </w:rPr>
      </w:pPr>
    </w:p>
    <w:p w:rsidR="000464D1" w:rsidRPr="00C414DC" w:rsidRDefault="00DB75BB" w:rsidP="000464D1">
      <w:pPr>
        <w:keepNext/>
        <w:rPr>
          <w:lang w:val="en-CA"/>
        </w:rPr>
      </w:pPr>
      <w:r w:rsidRPr="00C414DC">
        <w:rPr>
          <w:noProof/>
          <w:lang w:eastAsia="fr-CA"/>
        </w:rPr>
        <w:lastRenderedPageBreak/>
        <w:drawing>
          <wp:inline distT="0" distB="0" distL="0" distR="0" wp14:anchorId="79D3363D" wp14:editId="36D4BCAB">
            <wp:extent cx="5943600" cy="34715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rsidR="004964D9" w:rsidRPr="00C414DC" w:rsidRDefault="000464D1" w:rsidP="000464D1">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4</w:t>
      </w:r>
      <w:r w:rsidRPr="00C414DC">
        <w:rPr>
          <w:lang w:val="en-CA"/>
        </w:rPr>
        <w:fldChar w:fldCharType="end"/>
      </w:r>
      <w:r w:rsidRPr="00C414DC">
        <w:rPr>
          <w:lang w:val="en-CA"/>
        </w:rPr>
        <w:t xml:space="preserve"> : 7 Series Speed Grade and Temperature Range</w:t>
      </w:r>
    </w:p>
    <w:p w:rsidR="005E7E62" w:rsidRPr="00C414DC" w:rsidRDefault="005E7E62" w:rsidP="004964D9">
      <w:pPr>
        <w:rPr>
          <w:lang w:val="en-CA"/>
        </w:rPr>
      </w:pPr>
    </w:p>
    <w:p w:rsidR="005E7E62" w:rsidRPr="00C414DC" w:rsidRDefault="005E7E62" w:rsidP="004964D9">
      <w:pPr>
        <w:rPr>
          <w:lang w:val="en-CA"/>
        </w:rPr>
      </w:pPr>
    </w:p>
    <w:p w:rsidR="005E7E62" w:rsidRPr="00C414DC" w:rsidRDefault="00DB75BB" w:rsidP="005E7E62">
      <w:pPr>
        <w:keepNext/>
        <w:rPr>
          <w:lang w:val="en-CA"/>
        </w:rPr>
      </w:pPr>
      <w:r w:rsidRPr="00C414DC">
        <w:rPr>
          <w:noProof/>
          <w:lang w:eastAsia="fr-CA"/>
        </w:rPr>
        <w:lastRenderedPageBreak/>
        <w:drawing>
          <wp:inline distT="0" distB="0" distL="0" distR="0" wp14:anchorId="1A56C55D" wp14:editId="0DDE4114">
            <wp:extent cx="5943600" cy="50692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rsidR="005E7E62" w:rsidRPr="00C414DC" w:rsidRDefault="005E7E62" w:rsidP="005E7E62">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5</w:t>
      </w:r>
      <w:r w:rsidRPr="00C414DC">
        <w:rPr>
          <w:lang w:val="en-CA"/>
        </w:rPr>
        <w:fldChar w:fldCharType="end"/>
      </w:r>
      <w:r w:rsidRPr="00C414DC">
        <w:rPr>
          <w:lang w:val="en-CA"/>
        </w:rPr>
        <w:t xml:space="preserve"> : </w:t>
      </w:r>
      <w:proofErr w:type="spellStart"/>
      <w:r w:rsidRPr="00C414DC">
        <w:rPr>
          <w:lang w:val="en-CA"/>
        </w:rPr>
        <w:t>PCIe</w:t>
      </w:r>
      <w:proofErr w:type="spellEnd"/>
      <w:r w:rsidRPr="00C414DC">
        <w:rPr>
          <w:lang w:val="en-CA"/>
        </w:rPr>
        <w:t xml:space="preserve"> Requirements for 7 Series</w:t>
      </w:r>
    </w:p>
    <w:p w:rsidR="000464D1" w:rsidRPr="00C414DC" w:rsidRDefault="000464D1" w:rsidP="000464D1">
      <w:pPr>
        <w:rPr>
          <w:lang w:val="en-CA"/>
        </w:rPr>
      </w:pPr>
    </w:p>
    <w:p w:rsidR="000464D1" w:rsidRPr="00C414DC" w:rsidRDefault="000464D1" w:rsidP="000464D1">
      <w:pPr>
        <w:rPr>
          <w:lang w:val="en-CA"/>
        </w:rPr>
      </w:pPr>
    </w:p>
    <w:p w:rsidR="000464D1" w:rsidRPr="00C414DC" w:rsidRDefault="00627F1B" w:rsidP="00001EDE">
      <w:pPr>
        <w:pStyle w:val="Heading2"/>
      </w:pPr>
      <w:bookmarkStart w:id="20" w:name="_Toc505612574"/>
      <w:r w:rsidRPr="00C414DC">
        <w:t>FPGA</w:t>
      </w:r>
      <w:r w:rsidR="000464D1" w:rsidRPr="00C414DC">
        <w:t xml:space="preserve"> Pin Count</w:t>
      </w:r>
      <w:bookmarkEnd w:id="20"/>
    </w:p>
    <w:p w:rsidR="0020115F" w:rsidRPr="00C414DC" w:rsidRDefault="0020115F" w:rsidP="0020115F">
      <w:pPr>
        <w:rPr>
          <w:lang w:val="en-CA"/>
        </w:rPr>
      </w:pPr>
    </w:p>
    <w:p w:rsidR="000464D1" w:rsidRPr="00C414DC" w:rsidRDefault="00312F6C" w:rsidP="0020115F">
      <w:pPr>
        <w:pStyle w:val="Heading3"/>
        <w:rPr>
          <w:lang w:val="en-CA"/>
        </w:rPr>
      </w:pPr>
      <w:bookmarkStart w:id="21" w:name="_Toc505612575"/>
      <w:r w:rsidRPr="00C414DC">
        <w:rPr>
          <w:lang w:val="en-CA"/>
        </w:rPr>
        <w:t>Python Sensor Interface</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652"/>
        <w:gridCol w:w="1134"/>
        <w:gridCol w:w="1984"/>
        <w:gridCol w:w="4525"/>
      </w:tblGrid>
      <w:tr w:rsidR="00C57AB6" w:rsidRPr="00C414DC" w:rsidTr="00815854">
        <w:tc>
          <w:tcPr>
            <w:tcW w:w="441" w:type="dxa"/>
            <w:shd w:val="clear" w:color="auto" w:fill="D9D9D9"/>
          </w:tcPr>
          <w:p w:rsidR="008B723F" w:rsidRPr="00C414DC" w:rsidRDefault="008B723F" w:rsidP="000464D1">
            <w:pPr>
              <w:rPr>
                <w:rFonts w:ascii="Calibri" w:eastAsia="Calibri" w:hAnsi="Calibri"/>
                <w:sz w:val="22"/>
                <w:szCs w:val="22"/>
                <w:lang w:val="en-CA"/>
              </w:rPr>
            </w:pPr>
          </w:p>
        </w:tc>
        <w:tc>
          <w:tcPr>
            <w:tcW w:w="1652" w:type="dxa"/>
            <w:shd w:val="clear" w:color="auto" w:fill="D9D9D9"/>
          </w:tcPr>
          <w:p w:rsidR="008B723F" w:rsidRPr="00C414DC" w:rsidRDefault="008B723F" w:rsidP="000464D1">
            <w:pPr>
              <w:rPr>
                <w:rFonts w:ascii="Calibri" w:eastAsia="Calibri" w:hAnsi="Calibri"/>
                <w:sz w:val="22"/>
                <w:szCs w:val="22"/>
                <w:lang w:val="en-CA"/>
              </w:rPr>
            </w:pPr>
            <w:r w:rsidRPr="00C414DC">
              <w:rPr>
                <w:rFonts w:ascii="Calibri" w:eastAsia="Calibri" w:hAnsi="Calibri"/>
                <w:sz w:val="22"/>
                <w:szCs w:val="22"/>
                <w:lang w:val="en-CA"/>
              </w:rPr>
              <w:t>PIN Name</w:t>
            </w:r>
          </w:p>
        </w:tc>
        <w:tc>
          <w:tcPr>
            <w:tcW w:w="1134" w:type="dxa"/>
            <w:shd w:val="clear" w:color="auto" w:fill="D9D9D9"/>
          </w:tcPr>
          <w:p w:rsidR="008B723F" w:rsidRPr="00C414DC" w:rsidRDefault="008B723F" w:rsidP="000464D1">
            <w:pPr>
              <w:rPr>
                <w:rFonts w:ascii="Calibri" w:eastAsia="Calibri" w:hAnsi="Calibri"/>
                <w:sz w:val="22"/>
                <w:szCs w:val="22"/>
                <w:lang w:val="en-CA"/>
              </w:rPr>
            </w:pPr>
            <w:r w:rsidRPr="00C414DC">
              <w:rPr>
                <w:rFonts w:ascii="Calibri" w:eastAsia="Calibri" w:hAnsi="Calibri"/>
                <w:sz w:val="22"/>
                <w:szCs w:val="22"/>
                <w:lang w:val="en-CA"/>
              </w:rPr>
              <w:t>I/O Type</w:t>
            </w:r>
          </w:p>
        </w:tc>
        <w:tc>
          <w:tcPr>
            <w:tcW w:w="1984" w:type="dxa"/>
            <w:shd w:val="clear" w:color="auto" w:fill="D9D9D9"/>
          </w:tcPr>
          <w:p w:rsidR="008B723F" w:rsidRPr="00C414DC" w:rsidRDefault="008B723F" w:rsidP="000464D1">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4525" w:type="dxa"/>
            <w:shd w:val="clear" w:color="auto" w:fill="D9D9D9"/>
          </w:tcPr>
          <w:p w:rsidR="008B723F" w:rsidRPr="00C414DC" w:rsidRDefault="008B723F" w:rsidP="000464D1">
            <w:pPr>
              <w:rPr>
                <w:rFonts w:ascii="Calibri" w:eastAsia="Calibri" w:hAnsi="Calibri"/>
                <w:sz w:val="22"/>
                <w:szCs w:val="22"/>
                <w:lang w:val="en-CA"/>
              </w:rPr>
            </w:pPr>
            <w:r w:rsidRPr="00C414DC">
              <w:rPr>
                <w:rFonts w:ascii="Calibri" w:eastAsia="Calibri" w:hAnsi="Calibri"/>
                <w:sz w:val="22"/>
                <w:szCs w:val="22"/>
                <w:lang w:val="en-CA"/>
              </w:rPr>
              <w:t>Description</w:t>
            </w:r>
          </w:p>
        </w:tc>
      </w:tr>
      <w:tr w:rsidR="008B723F" w:rsidRPr="00C414DC" w:rsidTr="00815854">
        <w:tc>
          <w:tcPr>
            <w:tcW w:w="441"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1</w:t>
            </w:r>
          </w:p>
        </w:tc>
        <w:tc>
          <w:tcPr>
            <w:tcW w:w="1652" w:type="dxa"/>
            <w:shd w:val="clear" w:color="auto" w:fill="auto"/>
          </w:tcPr>
          <w:p w:rsidR="008B723F" w:rsidRPr="00C414DC" w:rsidRDefault="008B723F" w:rsidP="007B1F1F">
            <w:pPr>
              <w:rPr>
                <w:rFonts w:ascii="Calibri" w:eastAsia="Calibri" w:hAnsi="Calibri"/>
                <w:sz w:val="18"/>
                <w:szCs w:val="18"/>
                <w:lang w:val="en-CA"/>
              </w:rPr>
            </w:pPr>
            <w:proofErr w:type="spellStart"/>
            <w:r w:rsidRPr="00C414DC">
              <w:rPr>
                <w:rFonts w:ascii="Calibri" w:eastAsia="Calibri" w:hAnsi="Calibri"/>
                <w:sz w:val="18"/>
                <w:szCs w:val="18"/>
                <w:lang w:val="en-CA"/>
              </w:rPr>
              <w:t>mosi</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C57AB6" w:rsidP="008B723F">
            <w:pPr>
              <w:rPr>
                <w:rFonts w:ascii="Calibri" w:eastAsia="Calibri" w:hAnsi="Calibri"/>
                <w:sz w:val="18"/>
                <w:szCs w:val="18"/>
                <w:lang w:val="en-CA"/>
              </w:rPr>
            </w:pPr>
            <w:r w:rsidRPr="00C414DC">
              <w:rPr>
                <w:rFonts w:ascii="Calibri" w:eastAsia="Calibri" w:hAnsi="Calibri"/>
                <w:sz w:val="18"/>
                <w:szCs w:val="18"/>
                <w:lang w:val="en-CA"/>
              </w:rPr>
              <w:t xml:space="preserve">Sensor </w:t>
            </w:r>
            <w:r w:rsidR="008B723F" w:rsidRPr="00C414DC">
              <w:rPr>
                <w:rFonts w:ascii="Calibri" w:eastAsia="Calibri" w:hAnsi="Calibri"/>
                <w:sz w:val="18"/>
                <w:szCs w:val="18"/>
                <w:lang w:val="en-CA"/>
              </w:rPr>
              <w:t>SPI Master OUT</w:t>
            </w:r>
          </w:p>
        </w:tc>
      </w:tr>
      <w:tr w:rsidR="008B723F" w:rsidRPr="00C414DC" w:rsidTr="00815854">
        <w:tc>
          <w:tcPr>
            <w:tcW w:w="441"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2</w:t>
            </w:r>
          </w:p>
        </w:tc>
        <w:tc>
          <w:tcPr>
            <w:tcW w:w="1652"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miso</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C57AB6" w:rsidP="008B723F">
            <w:pPr>
              <w:rPr>
                <w:rFonts w:ascii="Calibri" w:eastAsia="Calibri" w:hAnsi="Calibri"/>
                <w:sz w:val="18"/>
                <w:szCs w:val="18"/>
                <w:lang w:val="en-CA"/>
              </w:rPr>
            </w:pPr>
            <w:r w:rsidRPr="00C414DC">
              <w:rPr>
                <w:rFonts w:ascii="Calibri" w:eastAsia="Calibri" w:hAnsi="Calibri"/>
                <w:sz w:val="18"/>
                <w:szCs w:val="18"/>
                <w:lang w:val="en-CA"/>
              </w:rPr>
              <w:t xml:space="preserve">Sensor </w:t>
            </w:r>
            <w:r w:rsidR="008B723F" w:rsidRPr="00C414DC">
              <w:rPr>
                <w:rFonts w:ascii="Calibri" w:eastAsia="Calibri" w:hAnsi="Calibri"/>
                <w:sz w:val="18"/>
                <w:szCs w:val="18"/>
                <w:lang w:val="en-CA"/>
              </w:rPr>
              <w:t>SPI Master IN</w:t>
            </w:r>
          </w:p>
        </w:tc>
      </w:tr>
      <w:tr w:rsidR="008B723F" w:rsidRPr="00C414DC" w:rsidTr="00815854">
        <w:tc>
          <w:tcPr>
            <w:tcW w:w="441"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3</w:t>
            </w:r>
          </w:p>
        </w:tc>
        <w:tc>
          <w:tcPr>
            <w:tcW w:w="1652" w:type="dxa"/>
            <w:shd w:val="clear" w:color="auto" w:fill="auto"/>
          </w:tcPr>
          <w:p w:rsidR="008B723F" w:rsidRPr="00C414DC" w:rsidRDefault="008B723F" w:rsidP="007B1F1F">
            <w:pPr>
              <w:rPr>
                <w:rFonts w:ascii="Calibri" w:eastAsia="Calibri" w:hAnsi="Calibri"/>
                <w:sz w:val="18"/>
                <w:szCs w:val="18"/>
                <w:lang w:val="en-CA"/>
              </w:rPr>
            </w:pPr>
            <w:proofErr w:type="spellStart"/>
            <w:r w:rsidRPr="00C414DC">
              <w:rPr>
                <w:rFonts w:ascii="Calibri" w:eastAsia="Calibri" w:hAnsi="Calibri"/>
                <w:sz w:val="18"/>
                <w:szCs w:val="18"/>
                <w:lang w:val="en-CA"/>
              </w:rPr>
              <w:t>sclk</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C57AB6" w:rsidP="008B723F">
            <w:pPr>
              <w:rPr>
                <w:rFonts w:ascii="Calibri" w:eastAsia="Calibri" w:hAnsi="Calibri"/>
                <w:sz w:val="18"/>
                <w:szCs w:val="18"/>
                <w:lang w:val="en-CA"/>
              </w:rPr>
            </w:pPr>
            <w:r w:rsidRPr="00C414DC">
              <w:rPr>
                <w:rFonts w:ascii="Calibri" w:eastAsia="Calibri" w:hAnsi="Calibri"/>
                <w:sz w:val="18"/>
                <w:szCs w:val="18"/>
                <w:lang w:val="en-CA"/>
              </w:rPr>
              <w:t xml:space="preserve">Sensor </w:t>
            </w:r>
            <w:r w:rsidR="008B723F" w:rsidRPr="00C414DC">
              <w:rPr>
                <w:rFonts w:ascii="Calibri" w:eastAsia="Calibri" w:hAnsi="Calibri"/>
                <w:sz w:val="18"/>
                <w:szCs w:val="18"/>
                <w:lang w:val="en-CA"/>
              </w:rPr>
              <w:t>SPI Clock</w:t>
            </w:r>
          </w:p>
        </w:tc>
      </w:tr>
      <w:tr w:rsidR="008B723F" w:rsidRPr="00DC6A8C" w:rsidTr="00815854">
        <w:tc>
          <w:tcPr>
            <w:tcW w:w="441"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4</w:t>
            </w:r>
          </w:p>
        </w:tc>
        <w:tc>
          <w:tcPr>
            <w:tcW w:w="1652" w:type="dxa"/>
            <w:shd w:val="clear" w:color="auto" w:fill="auto"/>
          </w:tcPr>
          <w:p w:rsidR="008B723F" w:rsidRPr="00C414DC" w:rsidRDefault="008B723F" w:rsidP="007B1F1F">
            <w:pPr>
              <w:rPr>
                <w:rFonts w:ascii="Calibri" w:eastAsia="Calibri" w:hAnsi="Calibri"/>
                <w:sz w:val="18"/>
                <w:szCs w:val="18"/>
                <w:lang w:val="en-CA"/>
              </w:rPr>
            </w:pPr>
            <w:proofErr w:type="spellStart"/>
            <w:r w:rsidRPr="00C414DC">
              <w:rPr>
                <w:rFonts w:ascii="Calibri" w:eastAsia="Calibri" w:hAnsi="Calibri"/>
                <w:sz w:val="18"/>
                <w:szCs w:val="18"/>
                <w:lang w:val="en-CA"/>
              </w:rPr>
              <w:t>ss_n</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C57AB6" w:rsidP="007B1F1F">
            <w:pPr>
              <w:rPr>
                <w:rFonts w:ascii="Calibri" w:eastAsia="Calibri" w:hAnsi="Calibri"/>
                <w:sz w:val="18"/>
                <w:szCs w:val="18"/>
                <w:lang w:val="en-CA"/>
              </w:rPr>
            </w:pPr>
            <w:r w:rsidRPr="00C414DC">
              <w:rPr>
                <w:rFonts w:ascii="Calibri" w:eastAsia="Calibri" w:hAnsi="Calibri"/>
                <w:sz w:val="18"/>
                <w:szCs w:val="18"/>
                <w:lang w:val="en-CA"/>
              </w:rPr>
              <w:t xml:space="preserve">Sensor </w:t>
            </w:r>
            <w:r w:rsidR="008B723F" w:rsidRPr="00C414DC">
              <w:rPr>
                <w:rFonts w:ascii="Calibri" w:eastAsia="Calibri" w:hAnsi="Calibri"/>
                <w:sz w:val="18"/>
                <w:szCs w:val="18"/>
                <w:lang w:val="en-CA"/>
              </w:rPr>
              <w:t>SPI Slave Select (Active low)</w:t>
            </w:r>
          </w:p>
        </w:tc>
      </w:tr>
      <w:tr w:rsidR="008B723F" w:rsidRPr="00DC6A8C" w:rsidTr="00815854">
        <w:tc>
          <w:tcPr>
            <w:tcW w:w="441"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5</w:t>
            </w:r>
          </w:p>
        </w:tc>
        <w:tc>
          <w:tcPr>
            <w:tcW w:w="1652" w:type="dxa"/>
            <w:shd w:val="clear" w:color="auto" w:fill="auto"/>
          </w:tcPr>
          <w:p w:rsidR="008B723F" w:rsidRPr="00C414DC" w:rsidRDefault="008B723F" w:rsidP="007B1F1F">
            <w:pPr>
              <w:rPr>
                <w:rFonts w:ascii="Calibri" w:eastAsia="Calibri" w:hAnsi="Calibri"/>
                <w:sz w:val="18"/>
                <w:szCs w:val="18"/>
                <w:lang w:val="en-CA"/>
              </w:rPr>
            </w:pPr>
            <w:proofErr w:type="spellStart"/>
            <w:r w:rsidRPr="00C414DC">
              <w:rPr>
                <w:rFonts w:ascii="Calibri" w:eastAsia="Calibri" w:hAnsi="Calibri"/>
                <w:sz w:val="18"/>
                <w:szCs w:val="18"/>
                <w:lang w:val="en-CA"/>
              </w:rPr>
              <w:t>clock_outn</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Sensor LVDS clock output Channel(N)</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lastRenderedPageBreak/>
              <w:t>6</w:t>
            </w:r>
          </w:p>
        </w:tc>
        <w:tc>
          <w:tcPr>
            <w:tcW w:w="1652" w:type="dxa"/>
            <w:shd w:val="clear" w:color="auto" w:fill="auto"/>
          </w:tcPr>
          <w:p w:rsidR="008B723F" w:rsidRPr="00C414DC" w:rsidRDefault="008B723F" w:rsidP="00312F6C">
            <w:pPr>
              <w:rPr>
                <w:rFonts w:ascii="Calibri" w:eastAsia="Calibri" w:hAnsi="Calibri"/>
                <w:sz w:val="18"/>
                <w:szCs w:val="18"/>
                <w:lang w:val="en-CA"/>
              </w:rPr>
            </w:pPr>
            <w:proofErr w:type="spellStart"/>
            <w:r w:rsidRPr="00C414DC">
              <w:rPr>
                <w:rFonts w:ascii="Calibri" w:eastAsia="Calibri" w:hAnsi="Calibri"/>
                <w:sz w:val="18"/>
                <w:szCs w:val="18"/>
                <w:lang w:val="en-CA"/>
              </w:rPr>
              <w:t>clock_outp</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Sensor LVDS clock output Channel(P)</w:t>
            </w:r>
          </w:p>
        </w:tc>
      </w:tr>
      <w:tr w:rsidR="008B723F" w:rsidRPr="00C414DC" w:rsidTr="00815854">
        <w:tc>
          <w:tcPr>
            <w:tcW w:w="441"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7</w:t>
            </w:r>
          </w:p>
        </w:tc>
        <w:tc>
          <w:tcPr>
            <w:tcW w:w="1652"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Doutn0</w:t>
            </w:r>
          </w:p>
        </w:tc>
        <w:tc>
          <w:tcPr>
            <w:tcW w:w="113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Sensor LVDS data output Channel #0 (N)</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8</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Doutp0</w:t>
            </w:r>
          </w:p>
        </w:tc>
        <w:tc>
          <w:tcPr>
            <w:tcW w:w="113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#0 (P)</w:t>
            </w:r>
          </w:p>
        </w:tc>
      </w:tr>
      <w:tr w:rsidR="008B723F" w:rsidRPr="00C414D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9</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Doutn1</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#1 (N)</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10</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Doutp1</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#1 (P)</w:t>
            </w:r>
          </w:p>
        </w:tc>
      </w:tr>
      <w:tr w:rsidR="008B723F" w:rsidRPr="00C414D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11</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Doutn2</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#2 (N)</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12</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Doutp2</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#2 (P)</w:t>
            </w:r>
          </w:p>
        </w:tc>
      </w:tr>
      <w:tr w:rsidR="008B723F" w:rsidRPr="00C414D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13</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Doutn3</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#3 (N)</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14</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Doutp3</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data output Channel #3 (P)</w:t>
            </w:r>
          </w:p>
        </w:tc>
      </w:tr>
      <w:tr w:rsidR="008B723F" w:rsidRPr="00C414D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15</w:t>
            </w:r>
          </w:p>
        </w:tc>
        <w:tc>
          <w:tcPr>
            <w:tcW w:w="1652" w:type="dxa"/>
            <w:shd w:val="clear" w:color="auto" w:fill="auto"/>
          </w:tcPr>
          <w:p w:rsidR="008B723F" w:rsidRPr="00C414DC" w:rsidRDefault="008B723F" w:rsidP="00312F6C">
            <w:pPr>
              <w:rPr>
                <w:rFonts w:ascii="Calibri" w:eastAsia="Calibri" w:hAnsi="Calibri"/>
                <w:sz w:val="18"/>
                <w:szCs w:val="18"/>
                <w:lang w:val="en-CA"/>
              </w:rPr>
            </w:pPr>
            <w:proofErr w:type="spellStart"/>
            <w:r w:rsidRPr="00C414DC">
              <w:rPr>
                <w:rFonts w:ascii="Calibri" w:eastAsia="Calibri" w:hAnsi="Calibri"/>
                <w:sz w:val="18"/>
                <w:szCs w:val="18"/>
                <w:lang w:val="en-CA"/>
              </w:rPr>
              <w:t>Syncn</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sync Channel output (N)</w:t>
            </w:r>
          </w:p>
        </w:tc>
      </w:tr>
      <w:tr w:rsidR="008B723F" w:rsidRPr="00C414DC" w:rsidTr="00815854">
        <w:tc>
          <w:tcPr>
            <w:tcW w:w="441"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16</w:t>
            </w:r>
          </w:p>
        </w:tc>
        <w:tc>
          <w:tcPr>
            <w:tcW w:w="1652" w:type="dxa"/>
            <w:shd w:val="clear" w:color="auto" w:fill="auto"/>
          </w:tcPr>
          <w:p w:rsidR="008B723F" w:rsidRPr="00C414DC" w:rsidRDefault="008B723F" w:rsidP="007B1F1F">
            <w:pPr>
              <w:rPr>
                <w:rFonts w:ascii="Calibri" w:eastAsia="Calibri" w:hAnsi="Calibri"/>
                <w:sz w:val="18"/>
                <w:szCs w:val="18"/>
                <w:lang w:val="en-CA"/>
              </w:rPr>
            </w:pPr>
            <w:proofErr w:type="spellStart"/>
            <w:r w:rsidRPr="00C414DC">
              <w:rPr>
                <w:rFonts w:ascii="Calibri" w:eastAsia="Calibri" w:hAnsi="Calibri"/>
                <w:sz w:val="18"/>
                <w:szCs w:val="18"/>
                <w:lang w:val="en-CA"/>
              </w:rPr>
              <w:t>Syncp</w:t>
            </w:r>
            <w:proofErr w:type="spellEnd"/>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LVDS sync Channel output (p)</w:t>
            </w:r>
          </w:p>
        </w:tc>
      </w:tr>
      <w:tr w:rsidR="008B723F" w:rsidRPr="00C414DC" w:rsidTr="00815854">
        <w:tc>
          <w:tcPr>
            <w:tcW w:w="441"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17</w:t>
            </w:r>
          </w:p>
        </w:tc>
        <w:tc>
          <w:tcPr>
            <w:tcW w:w="1652"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Trigger0</w:t>
            </w:r>
          </w:p>
        </w:tc>
        <w:tc>
          <w:tcPr>
            <w:tcW w:w="113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Sensor Trigger Input #0</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18</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Trigger1</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Trigger Input #1 (HDR modes)</w:t>
            </w:r>
          </w:p>
        </w:tc>
      </w:tr>
      <w:tr w:rsidR="008B723F" w:rsidRPr="00DC6A8C" w:rsidTr="00815854">
        <w:tc>
          <w:tcPr>
            <w:tcW w:w="441"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19</w:t>
            </w:r>
          </w:p>
        </w:tc>
        <w:tc>
          <w:tcPr>
            <w:tcW w:w="1652"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Trigger2</w:t>
            </w:r>
          </w:p>
        </w:tc>
        <w:tc>
          <w:tcPr>
            <w:tcW w:w="113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7B1F1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8B723F" w:rsidP="00312F6C">
            <w:pPr>
              <w:rPr>
                <w:rFonts w:ascii="Calibri" w:eastAsia="Calibri" w:hAnsi="Calibri"/>
                <w:sz w:val="18"/>
                <w:szCs w:val="18"/>
                <w:lang w:val="en-CA"/>
              </w:rPr>
            </w:pPr>
            <w:r w:rsidRPr="00C414DC">
              <w:rPr>
                <w:rFonts w:ascii="Calibri" w:eastAsia="Calibri" w:hAnsi="Calibri"/>
                <w:sz w:val="18"/>
                <w:szCs w:val="18"/>
                <w:lang w:val="en-CA"/>
              </w:rPr>
              <w:t>Sensor Trigger Input #2 (HDR modes)</w:t>
            </w:r>
          </w:p>
        </w:tc>
      </w:tr>
      <w:tr w:rsidR="008B723F" w:rsidRPr="00C414DC" w:rsidTr="00815854">
        <w:tc>
          <w:tcPr>
            <w:tcW w:w="441"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20</w:t>
            </w:r>
          </w:p>
        </w:tc>
        <w:tc>
          <w:tcPr>
            <w:tcW w:w="1652"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Monitor0</w:t>
            </w:r>
          </w:p>
        </w:tc>
        <w:tc>
          <w:tcPr>
            <w:tcW w:w="113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Sensor Monitor Output #0</w:t>
            </w:r>
          </w:p>
        </w:tc>
      </w:tr>
      <w:tr w:rsidR="008B723F" w:rsidRPr="00C414DC" w:rsidTr="00815854">
        <w:tc>
          <w:tcPr>
            <w:tcW w:w="441"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21</w:t>
            </w:r>
          </w:p>
        </w:tc>
        <w:tc>
          <w:tcPr>
            <w:tcW w:w="1652"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Monitor1</w:t>
            </w:r>
          </w:p>
        </w:tc>
        <w:tc>
          <w:tcPr>
            <w:tcW w:w="113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Sensor Monitor Output #1</w:t>
            </w:r>
          </w:p>
        </w:tc>
      </w:tr>
      <w:tr w:rsidR="008B723F" w:rsidRPr="00C414DC" w:rsidTr="00815854">
        <w:tc>
          <w:tcPr>
            <w:tcW w:w="441"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21</w:t>
            </w:r>
          </w:p>
        </w:tc>
        <w:tc>
          <w:tcPr>
            <w:tcW w:w="1652" w:type="dxa"/>
            <w:shd w:val="clear" w:color="auto" w:fill="auto"/>
          </w:tcPr>
          <w:p w:rsidR="008B723F" w:rsidRPr="00C414DC" w:rsidRDefault="008B723F" w:rsidP="000464D1">
            <w:pPr>
              <w:rPr>
                <w:rFonts w:ascii="Calibri" w:eastAsia="Calibri" w:hAnsi="Calibri"/>
                <w:sz w:val="18"/>
                <w:szCs w:val="18"/>
                <w:lang w:val="en-CA"/>
              </w:rPr>
            </w:pPr>
            <w:proofErr w:type="spellStart"/>
            <w:r w:rsidRPr="00C414DC">
              <w:rPr>
                <w:rFonts w:ascii="Calibri" w:eastAsia="Calibri" w:hAnsi="Calibri"/>
                <w:sz w:val="18"/>
                <w:szCs w:val="18"/>
                <w:lang w:val="en-CA"/>
              </w:rPr>
              <w:t>Reset_n</w:t>
            </w:r>
            <w:proofErr w:type="spellEnd"/>
          </w:p>
        </w:tc>
        <w:tc>
          <w:tcPr>
            <w:tcW w:w="113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8B723F" w:rsidRPr="00C414DC" w:rsidRDefault="008B723F" w:rsidP="000464D1">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8B723F" w:rsidRPr="00C414DC" w:rsidRDefault="008B723F" w:rsidP="008B723F">
            <w:pPr>
              <w:rPr>
                <w:rFonts w:ascii="Calibri" w:eastAsia="Calibri" w:hAnsi="Calibri"/>
                <w:sz w:val="18"/>
                <w:szCs w:val="18"/>
                <w:lang w:val="en-CA"/>
              </w:rPr>
            </w:pPr>
            <w:r w:rsidRPr="00C414DC">
              <w:rPr>
                <w:rFonts w:ascii="Calibri" w:eastAsia="Calibri" w:hAnsi="Calibri"/>
                <w:sz w:val="18"/>
                <w:szCs w:val="18"/>
                <w:lang w:val="en-CA"/>
              </w:rPr>
              <w:t>Sensor Reset(Active low)</w:t>
            </w:r>
          </w:p>
        </w:tc>
      </w:tr>
      <w:tr w:rsidR="0093359F" w:rsidRPr="00DC6A8C" w:rsidTr="00815854">
        <w:tc>
          <w:tcPr>
            <w:tcW w:w="441" w:type="dxa"/>
            <w:shd w:val="clear" w:color="auto" w:fill="auto"/>
          </w:tcPr>
          <w:p w:rsidR="0093359F" w:rsidRPr="00C414DC" w:rsidRDefault="0093359F" w:rsidP="000464D1">
            <w:pPr>
              <w:rPr>
                <w:rFonts w:ascii="Calibri" w:eastAsia="Calibri" w:hAnsi="Calibri"/>
                <w:sz w:val="18"/>
                <w:szCs w:val="18"/>
                <w:lang w:val="en-CA"/>
              </w:rPr>
            </w:pPr>
            <w:r w:rsidRPr="00C414DC">
              <w:rPr>
                <w:rFonts w:ascii="Calibri" w:eastAsia="Calibri" w:hAnsi="Calibri"/>
                <w:sz w:val="18"/>
                <w:szCs w:val="18"/>
                <w:lang w:val="en-CA"/>
              </w:rPr>
              <w:t>22</w:t>
            </w:r>
          </w:p>
        </w:tc>
        <w:tc>
          <w:tcPr>
            <w:tcW w:w="1652" w:type="dxa"/>
            <w:shd w:val="clear" w:color="auto" w:fill="auto"/>
          </w:tcPr>
          <w:p w:rsidR="0093359F" w:rsidRPr="00C414DC" w:rsidRDefault="0093359F" w:rsidP="006611B5">
            <w:pPr>
              <w:rPr>
                <w:rFonts w:ascii="Calibri" w:eastAsia="Calibri" w:hAnsi="Calibri"/>
                <w:sz w:val="18"/>
                <w:szCs w:val="18"/>
                <w:lang w:val="en-CA"/>
              </w:rPr>
            </w:pPr>
            <w:proofErr w:type="spellStart"/>
            <w:r w:rsidRPr="00C414DC">
              <w:rPr>
                <w:rFonts w:ascii="Calibri" w:eastAsia="Calibri" w:hAnsi="Calibri"/>
                <w:sz w:val="18"/>
                <w:szCs w:val="18"/>
                <w:lang w:val="en-CA"/>
              </w:rPr>
              <w:t>clk_pll</w:t>
            </w:r>
            <w:proofErr w:type="spellEnd"/>
          </w:p>
        </w:tc>
        <w:tc>
          <w:tcPr>
            <w:tcW w:w="1134" w:type="dxa"/>
            <w:shd w:val="clear" w:color="auto" w:fill="auto"/>
          </w:tcPr>
          <w:p w:rsidR="0093359F" w:rsidRPr="00C414DC" w:rsidRDefault="0093359F"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93359F" w:rsidRPr="00C414DC" w:rsidRDefault="0093359F" w:rsidP="006611B5">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93359F" w:rsidRPr="00C414DC" w:rsidRDefault="0093359F" w:rsidP="006611B5">
            <w:pPr>
              <w:rPr>
                <w:rFonts w:ascii="Calibri" w:eastAsia="Calibri" w:hAnsi="Calibri"/>
                <w:sz w:val="18"/>
                <w:szCs w:val="18"/>
                <w:lang w:val="en-CA"/>
              </w:rPr>
            </w:pPr>
            <w:r w:rsidRPr="00C414DC">
              <w:rPr>
                <w:rFonts w:ascii="Calibri" w:eastAsia="Calibri" w:hAnsi="Calibri"/>
                <w:sz w:val="18"/>
                <w:szCs w:val="18"/>
                <w:lang w:val="en-CA"/>
              </w:rPr>
              <w:t>Sensor Ref Clock for PLL</w:t>
            </w:r>
          </w:p>
        </w:tc>
      </w:tr>
      <w:tr w:rsidR="0093359F" w:rsidRPr="00C414DC" w:rsidTr="00815854">
        <w:tc>
          <w:tcPr>
            <w:tcW w:w="9736" w:type="dxa"/>
            <w:gridSpan w:val="5"/>
            <w:shd w:val="clear" w:color="auto" w:fill="D9D9D9"/>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Optional connections</w:t>
            </w:r>
          </w:p>
        </w:tc>
      </w:tr>
      <w:tr w:rsidR="0093359F" w:rsidRPr="00C414DC" w:rsidTr="00815854">
        <w:tc>
          <w:tcPr>
            <w:tcW w:w="441" w:type="dxa"/>
            <w:shd w:val="clear" w:color="auto" w:fill="auto"/>
          </w:tcPr>
          <w:p w:rsidR="0093359F" w:rsidRPr="00C414DC" w:rsidRDefault="0093359F" w:rsidP="0093359F">
            <w:pPr>
              <w:rPr>
                <w:rFonts w:ascii="Calibri" w:eastAsia="Calibri" w:hAnsi="Calibri"/>
                <w:sz w:val="18"/>
                <w:szCs w:val="18"/>
                <w:lang w:val="en-CA"/>
              </w:rPr>
            </w:pPr>
            <w:r w:rsidRPr="00C414DC">
              <w:rPr>
                <w:rFonts w:ascii="Calibri" w:eastAsia="Calibri" w:hAnsi="Calibri"/>
                <w:sz w:val="18"/>
                <w:szCs w:val="18"/>
                <w:lang w:val="en-CA"/>
              </w:rPr>
              <w:t>23</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Doutn4</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#0 (N)</w:t>
            </w:r>
          </w:p>
        </w:tc>
      </w:tr>
      <w:tr w:rsidR="0093359F" w:rsidRPr="00DC6A8C" w:rsidTr="00815854">
        <w:tc>
          <w:tcPr>
            <w:tcW w:w="441" w:type="dxa"/>
            <w:shd w:val="clear" w:color="auto" w:fill="auto"/>
          </w:tcPr>
          <w:p w:rsidR="0093359F" w:rsidRPr="00C414DC" w:rsidRDefault="0093359F" w:rsidP="0093359F">
            <w:pPr>
              <w:rPr>
                <w:rFonts w:ascii="Calibri" w:eastAsia="Calibri" w:hAnsi="Calibri"/>
                <w:sz w:val="18"/>
                <w:szCs w:val="18"/>
                <w:lang w:val="en-CA"/>
              </w:rPr>
            </w:pPr>
            <w:r w:rsidRPr="00C414DC">
              <w:rPr>
                <w:rFonts w:ascii="Calibri" w:eastAsia="Calibri" w:hAnsi="Calibri"/>
                <w:sz w:val="18"/>
                <w:szCs w:val="18"/>
                <w:lang w:val="en-CA"/>
              </w:rPr>
              <w:t>24</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Doutp4</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#0 (P)</w:t>
            </w:r>
          </w:p>
        </w:tc>
      </w:tr>
      <w:tr w:rsidR="0093359F" w:rsidRPr="00C414DC" w:rsidTr="00815854">
        <w:tc>
          <w:tcPr>
            <w:tcW w:w="441" w:type="dxa"/>
            <w:shd w:val="clear" w:color="auto" w:fill="auto"/>
          </w:tcPr>
          <w:p w:rsidR="0093359F" w:rsidRPr="00C414DC" w:rsidRDefault="0093359F" w:rsidP="0093359F">
            <w:pPr>
              <w:rPr>
                <w:rFonts w:ascii="Calibri" w:eastAsia="Calibri" w:hAnsi="Calibri"/>
                <w:sz w:val="18"/>
                <w:szCs w:val="18"/>
                <w:lang w:val="en-CA"/>
              </w:rPr>
            </w:pPr>
            <w:r w:rsidRPr="00C414DC">
              <w:rPr>
                <w:rFonts w:ascii="Calibri" w:eastAsia="Calibri" w:hAnsi="Calibri"/>
                <w:sz w:val="18"/>
                <w:szCs w:val="18"/>
                <w:lang w:val="en-CA"/>
              </w:rPr>
              <w:t>25</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Doutn5</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#1 (N)</w:t>
            </w:r>
          </w:p>
        </w:tc>
      </w:tr>
      <w:tr w:rsidR="0093359F" w:rsidRPr="00DC6A8C" w:rsidTr="00815854">
        <w:tc>
          <w:tcPr>
            <w:tcW w:w="441"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26</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Doutp5</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#1 (P)</w:t>
            </w:r>
          </w:p>
        </w:tc>
      </w:tr>
      <w:tr w:rsidR="0093359F" w:rsidRPr="00C414DC" w:rsidTr="00815854">
        <w:tc>
          <w:tcPr>
            <w:tcW w:w="441"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27</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Doutn6</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#2 (N)</w:t>
            </w:r>
          </w:p>
        </w:tc>
      </w:tr>
      <w:tr w:rsidR="0093359F" w:rsidRPr="00DC6A8C" w:rsidTr="00815854">
        <w:tc>
          <w:tcPr>
            <w:tcW w:w="441"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28</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Doutp6</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#2 (P)</w:t>
            </w:r>
          </w:p>
        </w:tc>
      </w:tr>
      <w:tr w:rsidR="0093359F" w:rsidRPr="00C414DC" w:rsidTr="00815854">
        <w:tc>
          <w:tcPr>
            <w:tcW w:w="441"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29</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Doutn7</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#3 (N)</w:t>
            </w:r>
          </w:p>
        </w:tc>
      </w:tr>
      <w:tr w:rsidR="0093359F" w:rsidRPr="00C414DC" w:rsidTr="00815854">
        <w:tc>
          <w:tcPr>
            <w:tcW w:w="441"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30</w:t>
            </w:r>
          </w:p>
        </w:tc>
        <w:tc>
          <w:tcPr>
            <w:tcW w:w="1652"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Doutn7</w:t>
            </w:r>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data output Channel #0 (N)</w:t>
            </w:r>
          </w:p>
        </w:tc>
      </w:tr>
      <w:tr w:rsidR="0093359F" w:rsidRPr="00DC6A8C" w:rsidTr="00815854">
        <w:tc>
          <w:tcPr>
            <w:tcW w:w="441"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31</w:t>
            </w:r>
          </w:p>
        </w:tc>
        <w:tc>
          <w:tcPr>
            <w:tcW w:w="1652" w:type="dxa"/>
            <w:shd w:val="clear" w:color="auto" w:fill="auto"/>
          </w:tcPr>
          <w:p w:rsidR="0093359F" w:rsidRPr="00C414DC" w:rsidRDefault="0093359F" w:rsidP="007B1F1F">
            <w:pPr>
              <w:rPr>
                <w:rFonts w:ascii="Calibri" w:eastAsia="Calibri" w:hAnsi="Calibri"/>
                <w:sz w:val="18"/>
                <w:szCs w:val="18"/>
                <w:lang w:val="en-CA"/>
              </w:rPr>
            </w:pPr>
            <w:proofErr w:type="spellStart"/>
            <w:r w:rsidRPr="00C414DC">
              <w:rPr>
                <w:rFonts w:ascii="Calibri" w:eastAsia="Calibri" w:hAnsi="Calibri"/>
                <w:sz w:val="18"/>
                <w:szCs w:val="18"/>
                <w:lang w:val="en-CA"/>
              </w:rPr>
              <w:t>Lvds_clock_inn</w:t>
            </w:r>
            <w:proofErr w:type="spellEnd"/>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Sensor LVDS clock Input (N)</w:t>
            </w:r>
          </w:p>
        </w:tc>
      </w:tr>
      <w:tr w:rsidR="0093359F" w:rsidRPr="00DC6A8C" w:rsidTr="00815854">
        <w:tc>
          <w:tcPr>
            <w:tcW w:w="441"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32</w:t>
            </w:r>
          </w:p>
        </w:tc>
        <w:tc>
          <w:tcPr>
            <w:tcW w:w="1652" w:type="dxa"/>
            <w:shd w:val="clear" w:color="auto" w:fill="auto"/>
          </w:tcPr>
          <w:p w:rsidR="0093359F" w:rsidRPr="00C414DC" w:rsidRDefault="0093359F" w:rsidP="00C57AB6">
            <w:pPr>
              <w:rPr>
                <w:rFonts w:ascii="Calibri" w:eastAsia="Calibri" w:hAnsi="Calibri"/>
                <w:sz w:val="18"/>
                <w:szCs w:val="18"/>
                <w:lang w:val="en-CA"/>
              </w:rPr>
            </w:pPr>
            <w:proofErr w:type="spellStart"/>
            <w:r w:rsidRPr="00C414DC">
              <w:rPr>
                <w:rFonts w:ascii="Calibri" w:eastAsia="Calibri" w:hAnsi="Calibri"/>
                <w:sz w:val="18"/>
                <w:szCs w:val="18"/>
                <w:lang w:val="en-CA"/>
              </w:rPr>
              <w:t>Lvds_clock_inp</w:t>
            </w:r>
            <w:proofErr w:type="spellEnd"/>
          </w:p>
        </w:tc>
        <w:tc>
          <w:tcPr>
            <w:tcW w:w="113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LVDS</w:t>
            </w:r>
          </w:p>
        </w:tc>
        <w:tc>
          <w:tcPr>
            <w:tcW w:w="1984" w:type="dxa"/>
            <w:shd w:val="clear" w:color="auto" w:fill="auto"/>
          </w:tcPr>
          <w:p w:rsidR="0093359F" w:rsidRPr="00C414DC" w:rsidRDefault="0093359F" w:rsidP="007B1F1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93359F" w:rsidRPr="00C414DC" w:rsidRDefault="0093359F" w:rsidP="00C57AB6">
            <w:pPr>
              <w:rPr>
                <w:rFonts w:ascii="Calibri" w:eastAsia="Calibri" w:hAnsi="Calibri"/>
                <w:sz w:val="18"/>
                <w:szCs w:val="18"/>
                <w:lang w:val="en-CA"/>
              </w:rPr>
            </w:pPr>
            <w:r w:rsidRPr="00C414DC">
              <w:rPr>
                <w:rFonts w:ascii="Calibri" w:eastAsia="Calibri" w:hAnsi="Calibri"/>
                <w:sz w:val="18"/>
                <w:szCs w:val="18"/>
                <w:lang w:val="en-CA"/>
              </w:rPr>
              <w:t>Sensor LVDS clock Input (P)</w:t>
            </w:r>
          </w:p>
        </w:tc>
      </w:tr>
    </w:tbl>
    <w:p w:rsidR="00312F6C" w:rsidRPr="00C414DC" w:rsidRDefault="00312F6C" w:rsidP="000464D1">
      <w:pPr>
        <w:rPr>
          <w:lang w:val="en-CA"/>
        </w:rPr>
      </w:pPr>
    </w:p>
    <w:p w:rsidR="005E7E62" w:rsidRPr="00C414DC" w:rsidRDefault="005E7E62" w:rsidP="004964D9">
      <w:pPr>
        <w:rPr>
          <w:lang w:val="en-CA"/>
        </w:rPr>
      </w:pPr>
    </w:p>
    <w:p w:rsidR="00AB2D87" w:rsidRPr="00C414DC" w:rsidRDefault="00AB2D87" w:rsidP="0020115F">
      <w:pPr>
        <w:pStyle w:val="Heading3"/>
        <w:rPr>
          <w:lang w:val="en-CA"/>
        </w:rPr>
      </w:pPr>
      <w:bookmarkStart w:id="22" w:name="_Toc505612576"/>
      <w:r w:rsidRPr="00C414DC">
        <w:rPr>
          <w:lang w:val="en-CA"/>
        </w:rPr>
        <w:t>IO</w:t>
      </w:r>
      <w:r w:rsidR="004170E3" w:rsidRPr="00C414DC">
        <w:rPr>
          <w:lang w:val="en-CA"/>
        </w:rPr>
        <w:t>s</w:t>
      </w:r>
      <w:r w:rsidR="007614D3" w:rsidRPr="00C414DC">
        <w:rPr>
          <w:lang w:val="en-CA"/>
        </w:rPr>
        <w:t xml:space="preserve"> (One </w:t>
      </w:r>
      <w:proofErr w:type="spellStart"/>
      <w:r w:rsidR="007614D3" w:rsidRPr="00C414DC">
        <w:rPr>
          <w:lang w:val="en-CA"/>
        </w:rPr>
        <w:t>fpga</w:t>
      </w:r>
      <w:proofErr w:type="spellEnd"/>
      <w:r w:rsidR="007614D3" w:rsidRPr="00C414DC">
        <w:rPr>
          <w:lang w:val="en-CA"/>
        </w:rPr>
        <w:t xml:space="preserve"> version)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652"/>
        <w:gridCol w:w="1134"/>
        <w:gridCol w:w="1843"/>
        <w:gridCol w:w="4666"/>
      </w:tblGrid>
      <w:tr w:rsidR="00CC5BA2" w:rsidRPr="00C414DC" w:rsidTr="00815854">
        <w:tc>
          <w:tcPr>
            <w:tcW w:w="441" w:type="dxa"/>
            <w:shd w:val="clear" w:color="auto" w:fill="D9D9D9"/>
          </w:tcPr>
          <w:p w:rsidR="00AB2D87" w:rsidRPr="00C414DC" w:rsidRDefault="00AB2D87" w:rsidP="007614D3">
            <w:pPr>
              <w:rPr>
                <w:rFonts w:ascii="Calibri" w:eastAsia="Calibri" w:hAnsi="Calibri"/>
                <w:sz w:val="22"/>
                <w:szCs w:val="22"/>
                <w:lang w:val="en-CA"/>
              </w:rPr>
            </w:pPr>
          </w:p>
        </w:tc>
        <w:tc>
          <w:tcPr>
            <w:tcW w:w="1652" w:type="dxa"/>
            <w:shd w:val="clear" w:color="auto" w:fill="D9D9D9"/>
          </w:tcPr>
          <w:p w:rsidR="00AB2D87" w:rsidRPr="00C414DC" w:rsidRDefault="00AB2D87" w:rsidP="007614D3">
            <w:pPr>
              <w:rPr>
                <w:rFonts w:ascii="Calibri" w:eastAsia="Calibri" w:hAnsi="Calibri"/>
                <w:sz w:val="22"/>
                <w:szCs w:val="22"/>
                <w:lang w:val="en-CA"/>
              </w:rPr>
            </w:pPr>
            <w:r w:rsidRPr="00C414DC">
              <w:rPr>
                <w:rFonts w:ascii="Calibri" w:eastAsia="Calibri" w:hAnsi="Calibri"/>
                <w:sz w:val="22"/>
                <w:szCs w:val="22"/>
                <w:lang w:val="en-CA"/>
              </w:rPr>
              <w:t>PIN Name</w:t>
            </w:r>
          </w:p>
        </w:tc>
        <w:tc>
          <w:tcPr>
            <w:tcW w:w="1134" w:type="dxa"/>
            <w:shd w:val="clear" w:color="auto" w:fill="D9D9D9"/>
          </w:tcPr>
          <w:p w:rsidR="00AB2D87" w:rsidRPr="00C414DC" w:rsidRDefault="00AB2D87" w:rsidP="007614D3">
            <w:pPr>
              <w:rPr>
                <w:rFonts w:ascii="Calibri" w:eastAsia="Calibri" w:hAnsi="Calibri"/>
                <w:sz w:val="22"/>
                <w:szCs w:val="22"/>
                <w:lang w:val="en-CA"/>
              </w:rPr>
            </w:pPr>
            <w:r w:rsidRPr="00C414DC">
              <w:rPr>
                <w:rFonts w:ascii="Calibri" w:eastAsia="Calibri" w:hAnsi="Calibri"/>
                <w:sz w:val="22"/>
                <w:szCs w:val="22"/>
                <w:lang w:val="en-CA"/>
              </w:rPr>
              <w:t>I/O Type</w:t>
            </w:r>
          </w:p>
        </w:tc>
        <w:tc>
          <w:tcPr>
            <w:tcW w:w="1843" w:type="dxa"/>
            <w:shd w:val="clear" w:color="auto" w:fill="D9D9D9"/>
          </w:tcPr>
          <w:p w:rsidR="00AB2D87" w:rsidRPr="00C414DC" w:rsidRDefault="00AB2D87" w:rsidP="007614D3">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4666" w:type="dxa"/>
            <w:shd w:val="clear" w:color="auto" w:fill="D9D9D9"/>
          </w:tcPr>
          <w:p w:rsidR="00AB2D87" w:rsidRPr="00C414DC" w:rsidRDefault="00AB2D87" w:rsidP="007614D3">
            <w:pPr>
              <w:rPr>
                <w:rFonts w:ascii="Calibri" w:eastAsia="Calibri" w:hAnsi="Calibri"/>
                <w:sz w:val="22"/>
                <w:szCs w:val="22"/>
                <w:lang w:val="en-CA"/>
              </w:rPr>
            </w:pPr>
            <w:r w:rsidRPr="00C414DC">
              <w:rPr>
                <w:rFonts w:ascii="Calibri" w:eastAsia="Calibri" w:hAnsi="Calibri"/>
                <w:sz w:val="22"/>
                <w:szCs w:val="22"/>
                <w:lang w:val="en-CA"/>
              </w:rPr>
              <w:t>Description</w:t>
            </w:r>
          </w:p>
        </w:tc>
      </w:tr>
      <w:tr w:rsidR="00AB2D87" w:rsidRPr="00DC6A8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1</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User_in0</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 xml:space="preserve">User Input from </w:t>
            </w:r>
            <w:proofErr w:type="spellStart"/>
            <w:r w:rsidR="002B0ACA" w:rsidRPr="00C414DC">
              <w:rPr>
                <w:rFonts w:ascii="Calibri" w:eastAsia="Calibri" w:hAnsi="Calibri"/>
                <w:sz w:val="18"/>
                <w:szCs w:val="18"/>
                <w:lang w:val="en-CA"/>
              </w:rPr>
              <w:t>opto</w:t>
            </w:r>
            <w:proofErr w:type="spellEnd"/>
            <w:r w:rsidR="002B0ACA" w:rsidRPr="00C414DC">
              <w:rPr>
                <w:rFonts w:ascii="Calibri" w:eastAsia="Calibri" w:hAnsi="Calibri"/>
                <w:sz w:val="18"/>
                <w:szCs w:val="18"/>
                <w:lang w:val="en-CA"/>
              </w:rPr>
              <w:t>-isolated device.</w:t>
            </w:r>
          </w:p>
        </w:tc>
      </w:tr>
      <w:tr w:rsidR="00AB2D87" w:rsidRPr="00DC6A8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2</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User_in1</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AB2D87"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 xml:space="preserve">User Input from </w:t>
            </w:r>
            <w:proofErr w:type="spellStart"/>
            <w:r w:rsidRPr="00C414DC">
              <w:rPr>
                <w:rFonts w:ascii="Calibri" w:eastAsia="Calibri" w:hAnsi="Calibri"/>
                <w:sz w:val="18"/>
                <w:szCs w:val="18"/>
                <w:lang w:val="en-CA"/>
              </w:rPr>
              <w:t>opto</w:t>
            </w:r>
            <w:proofErr w:type="spellEnd"/>
            <w:r w:rsidRPr="00C414DC">
              <w:rPr>
                <w:rFonts w:ascii="Calibri" w:eastAsia="Calibri" w:hAnsi="Calibri"/>
                <w:sz w:val="18"/>
                <w:szCs w:val="18"/>
                <w:lang w:val="en-CA"/>
              </w:rPr>
              <w:t>--isolated device.</w:t>
            </w:r>
          </w:p>
        </w:tc>
      </w:tr>
      <w:tr w:rsidR="00AB2D87" w:rsidRPr="00DC6A8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3</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User_in2</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AB2D87"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 xml:space="preserve">User Input from </w:t>
            </w:r>
            <w:proofErr w:type="spellStart"/>
            <w:r w:rsidRPr="00C414DC">
              <w:rPr>
                <w:rFonts w:ascii="Calibri" w:eastAsia="Calibri" w:hAnsi="Calibri"/>
                <w:sz w:val="18"/>
                <w:szCs w:val="18"/>
                <w:lang w:val="en-CA"/>
              </w:rPr>
              <w:t>opto</w:t>
            </w:r>
            <w:proofErr w:type="spellEnd"/>
            <w:r w:rsidRPr="00C414DC">
              <w:rPr>
                <w:rFonts w:ascii="Calibri" w:eastAsia="Calibri" w:hAnsi="Calibri"/>
                <w:sz w:val="18"/>
                <w:szCs w:val="18"/>
                <w:lang w:val="en-CA"/>
              </w:rPr>
              <w:t>-isolated device.</w:t>
            </w:r>
          </w:p>
        </w:tc>
      </w:tr>
      <w:tr w:rsidR="00AB2D87" w:rsidRPr="00DC6A8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4</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User_in3</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AB2D87"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 xml:space="preserve">User Input from partially </w:t>
            </w:r>
            <w:proofErr w:type="spellStart"/>
            <w:r w:rsidRPr="00C414DC">
              <w:rPr>
                <w:rFonts w:ascii="Calibri" w:eastAsia="Calibri" w:hAnsi="Calibri"/>
                <w:sz w:val="18"/>
                <w:szCs w:val="18"/>
                <w:lang w:val="en-CA"/>
              </w:rPr>
              <w:t>opto</w:t>
            </w:r>
            <w:proofErr w:type="spellEnd"/>
            <w:r w:rsidRPr="00C414DC">
              <w:rPr>
                <w:rFonts w:ascii="Calibri" w:eastAsia="Calibri" w:hAnsi="Calibri"/>
                <w:sz w:val="18"/>
                <w:szCs w:val="18"/>
                <w:lang w:val="en-CA"/>
              </w:rPr>
              <w:t xml:space="preserve">-isolated device(Camera </w:t>
            </w:r>
            <w:proofErr w:type="spellStart"/>
            <w:r w:rsidRPr="00C414DC">
              <w:rPr>
                <w:rFonts w:ascii="Calibri" w:eastAsia="Calibri" w:hAnsi="Calibri"/>
                <w:sz w:val="18"/>
                <w:szCs w:val="18"/>
                <w:lang w:val="en-CA"/>
              </w:rPr>
              <w:t>Gnd</w:t>
            </w:r>
            <w:proofErr w:type="spellEnd"/>
            <w:r w:rsidRPr="00C414DC">
              <w:rPr>
                <w:rFonts w:ascii="Calibri" w:eastAsia="Calibri" w:hAnsi="Calibri"/>
                <w:sz w:val="18"/>
                <w:szCs w:val="18"/>
                <w:lang w:val="en-CA"/>
              </w:rPr>
              <w:t>)</w:t>
            </w:r>
          </w:p>
        </w:tc>
      </w:tr>
      <w:tr w:rsidR="00AB2D87" w:rsidRPr="00C414D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5</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User_Out0</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Configurable User Output</w:t>
            </w:r>
          </w:p>
        </w:tc>
      </w:tr>
      <w:tr w:rsidR="00AB2D87" w:rsidRPr="00C414D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6</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User_Out1</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Configurable User Output</w:t>
            </w:r>
          </w:p>
        </w:tc>
      </w:tr>
      <w:tr w:rsidR="00AB2D87" w:rsidRPr="00C414DC" w:rsidTr="00815854">
        <w:tc>
          <w:tcPr>
            <w:tcW w:w="441"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lastRenderedPageBreak/>
              <w:t>7</w:t>
            </w:r>
          </w:p>
        </w:tc>
        <w:tc>
          <w:tcPr>
            <w:tcW w:w="1652"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User_Out2</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Configurable User Output</w:t>
            </w:r>
          </w:p>
        </w:tc>
      </w:tr>
      <w:tr w:rsidR="00AB2D87" w:rsidRPr="00C414DC" w:rsidTr="00815854">
        <w:tc>
          <w:tcPr>
            <w:tcW w:w="441" w:type="dxa"/>
            <w:shd w:val="clear" w:color="auto" w:fill="auto"/>
          </w:tcPr>
          <w:p w:rsidR="00AB2D87"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8</w:t>
            </w:r>
          </w:p>
        </w:tc>
        <w:tc>
          <w:tcPr>
            <w:tcW w:w="1652" w:type="dxa"/>
            <w:shd w:val="clear" w:color="auto" w:fill="auto"/>
          </w:tcPr>
          <w:p w:rsidR="00AB2D87"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Led_out0</w:t>
            </w:r>
          </w:p>
        </w:tc>
        <w:tc>
          <w:tcPr>
            <w:tcW w:w="1134"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AB2D87" w:rsidRPr="00C414DC" w:rsidRDefault="00AB2D87"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AB2D87"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FPGA User Led Color0</w:t>
            </w:r>
          </w:p>
        </w:tc>
      </w:tr>
      <w:tr w:rsidR="002B0ACA" w:rsidRPr="00C414DC" w:rsidTr="00815854">
        <w:tc>
          <w:tcPr>
            <w:tcW w:w="441"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9</w:t>
            </w:r>
          </w:p>
        </w:tc>
        <w:tc>
          <w:tcPr>
            <w:tcW w:w="1652"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Led_out1</w:t>
            </w:r>
          </w:p>
        </w:tc>
        <w:tc>
          <w:tcPr>
            <w:tcW w:w="1134"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FPGA User Led Color 1</w:t>
            </w:r>
          </w:p>
        </w:tc>
      </w:tr>
      <w:tr w:rsidR="002B0ACA" w:rsidRPr="00C414DC" w:rsidTr="00815854">
        <w:tc>
          <w:tcPr>
            <w:tcW w:w="441"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10</w:t>
            </w:r>
          </w:p>
        </w:tc>
        <w:tc>
          <w:tcPr>
            <w:tcW w:w="1652"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Debug1</w:t>
            </w:r>
          </w:p>
        </w:tc>
        <w:tc>
          <w:tcPr>
            <w:tcW w:w="1134"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FPGA Debug Pin 0</w:t>
            </w:r>
          </w:p>
        </w:tc>
      </w:tr>
      <w:tr w:rsidR="002B0ACA" w:rsidRPr="00C414DC" w:rsidTr="00815854">
        <w:tc>
          <w:tcPr>
            <w:tcW w:w="441"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11</w:t>
            </w:r>
          </w:p>
        </w:tc>
        <w:tc>
          <w:tcPr>
            <w:tcW w:w="1652"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Debug2</w:t>
            </w:r>
          </w:p>
        </w:tc>
        <w:tc>
          <w:tcPr>
            <w:tcW w:w="1134"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FPGA Debug Pin 1</w:t>
            </w:r>
          </w:p>
        </w:tc>
      </w:tr>
      <w:tr w:rsidR="002B0ACA" w:rsidRPr="00C414DC" w:rsidTr="00815854">
        <w:tc>
          <w:tcPr>
            <w:tcW w:w="441"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12</w:t>
            </w:r>
          </w:p>
        </w:tc>
        <w:tc>
          <w:tcPr>
            <w:tcW w:w="1652"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Debug3</w:t>
            </w:r>
          </w:p>
        </w:tc>
        <w:tc>
          <w:tcPr>
            <w:tcW w:w="1134"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FPGA Debug Pin 2</w:t>
            </w:r>
          </w:p>
        </w:tc>
      </w:tr>
      <w:tr w:rsidR="002B0ACA" w:rsidRPr="00C414DC" w:rsidTr="00815854">
        <w:tc>
          <w:tcPr>
            <w:tcW w:w="441"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13</w:t>
            </w:r>
          </w:p>
        </w:tc>
        <w:tc>
          <w:tcPr>
            <w:tcW w:w="1652"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Debug4</w:t>
            </w:r>
          </w:p>
        </w:tc>
        <w:tc>
          <w:tcPr>
            <w:tcW w:w="1134"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2B0ACA" w:rsidRPr="00C414DC" w:rsidRDefault="002B0ACA" w:rsidP="007614D3">
            <w:pPr>
              <w:rPr>
                <w:rFonts w:ascii="Calibri" w:eastAsia="Calibri" w:hAnsi="Calibri"/>
                <w:sz w:val="18"/>
                <w:szCs w:val="18"/>
                <w:lang w:val="en-CA"/>
              </w:rPr>
            </w:pPr>
            <w:r w:rsidRPr="00C414DC">
              <w:rPr>
                <w:rFonts w:ascii="Calibri" w:eastAsia="Calibri" w:hAnsi="Calibri"/>
                <w:sz w:val="18"/>
                <w:szCs w:val="18"/>
                <w:lang w:val="en-CA"/>
              </w:rPr>
              <w:t>FPGA Debug Pin 3</w:t>
            </w:r>
          </w:p>
        </w:tc>
      </w:tr>
      <w:tr w:rsidR="00CC5BA2" w:rsidRPr="00C414DC" w:rsidTr="00815854">
        <w:tc>
          <w:tcPr>
            <w:tcW w:w="441" w:type="dxa"/>
            <w:shd w:val="clear" w:color="auto" w:fill="auto"/>
          </w:tcPr>
          <w:p w:rsidR="00CC5BA2" w:rsidRPr="00C414DC" w:rsidRDefault="00CC5BA2" w:rsidP="007614D3">
            <w:pPr>
              <w:rPr>
                <w:rFonts w:ascii="Calibri" w:eastAsia="Calibri" w:hAnsi="Calibri"/>
                <w:sz w:val="18"/>
                <w:szCs w:val="18"/>
                <w:lang w:val="en-CA"/>
              </w:rPr>
            </w:pPr>
            <w:r w:rsidRPr="00C414DC">
              <w:rPr>
                <w:rFonts w:ascii="Calibri" w:eastAsia="Calibri" w:hAnsi="Calibri"/>
                <w:sz w:val="18"/>
                <w:szCs w:val="18"/>
                <w:lang w:val="en-CA"/>
              </w:rPr>
              <w:t>14</w:t>
            </w:r>
          </w:p>
        </w:tc>
        <w:tc>
          <w:tcPr>
            <w:tcW w:w="1652" w:type="dxa"/>
            <w:shd w:val="clear" w:color="auto" w:fill="auto"/>
          </w:tcPr>
          <w:p w:rsidR="00CC5BA2" w:rsidRPr="00C414DC" w:rsidRDefault="00CC5BA2" w:rsidP="007614D3">
            <w:pPr>
              <w:rPr>
                <w:rFonts w:ascii="Calibri" w:eastAsia="Calibri" w:hAnsi="Calibri"/>
                <w:sz w:val="18"/>
                <w:szCs w:val="18"/>
                <w:lang w:val="en-CA"/>
              </w:rPr>
            </w:pPr>
            <w:r w:rsidRPr="00C414DC">
              <w:rPr>
                <w:rFonts w:ascii="Calibri" w:eastAsia="Calibri" w:hAnsi="Calibri"/>
                <w:sz w:val="18"/>
                <w:szCs w:val="18"/>
                <w:lang w:val="en-CA"/>
              </w:rPr>
              <w:t>Fpga_var_type0</w:t>
            </w:r>
          </w:p>
        </w:tc>
        <w:tc>
          <w:tcPr>
            <w:tcW w:w="1134" w:type="dxa"/>
            <w:shd w:val="clear" w:color="auto" w:fill="auto"/>
          </w:tcPr>
          <w:p w:rsidR="00CC5BA2" w:rsidRPr="00C414DC" w:rsidRDefault="00CC5BA2"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CC5BA2" w:rsidRPr="00C414DC" w:rsidRDefault="00CC5BA2" w:rsidP="007614D3">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CC5BA2" w:rsidRPr="00C414DC" w:rsidRDefault="00CC5BA2" w:rsidP="007614D3">
            <w:pPr>
              <w:rPr>
                <w:rFonts w:ascii="Calibri" w:eastAsia="Calibri" w:hAnsi="Calibri"/>
                <w:sz w:val="18"/>
                <w:szCs w:val="18"/>
                <w:lang w:val="en-CA"/>
              </w:rPr>
            </w:pPr>
            <w:r w:rsidRPr="00C414DC">
              <w:rPr>
                <w:rFonts w:ascii="Calibri" w:eastAsia="Calibri" w:hAnsi="Calibri"/>
                <w:sz w:val="18"/>
                <w:szCs w:val="18"/>
                <w:lang w:val="en-CA"/>
              </w:rPr>
              <w:t>FPGA Variation Type 0</w:t>
            </w:r>
          </w:p>
        </w:tc>
      </w:tr>
      <w:tr w:rsidR="00E5452B" w:rsidRPr="00C414DC" w:rsidTr="00815854">
        <w:tc>
          <w:tcPr>
            <w:tcW w:w="441" w:type="dxa"/>
            <w:shd w:val="clear" w:color="auto" w:fill="auto"/>
          </w:tcPr>
          <w:p w:rsidR="00E5452B" w:rsidRPr="00C414DC" w:rsidRDefault="00E5452B" w:rsidP="007614D3">
            <w:pPr>
              <w:rPr>
                <w:rFonts w:ascii="Calibri" w:eastAsia="Calibri" w:hAnsi="Calibri"/>
                <w:sz w:val="18"/>
                <w:szCs w:val="18"/>
                <w:lang w:val="en-CA"/>
              </w:rPr>
            </w:pPr>
            <w:r w:rsidRPr="00C414DC">
              <w:rPr>
                <w:rFonts w:ascii="Calibri" w:eastAsia="Calibri" w:hAnsi="Calibri"/>
                <w:sz w:val="18"/>
                <w:szCs w:val="18"/>
                <w:lang w:val="en-CA"/>
              </w:rPr>
              <w:t>15</w:t>
            </w:r>
          </w:p>
        </w:tc>
        <w:tc>
          <w:tcPr>
            <w:tcW w:w="1652" w:type="dxa"/>
            <w:shd w:val="clear" w:color="auto" w:fill="auto"/>
          </w:tcPr>
          <w:p w:rsidR="00E5452B" w:rsidRPr="00C414DC" w:rsidRDefault="00E5452B" w:rsidP="007614D3">
            <w:pPr>
              <w:rPr>
                <w:rFonts w:ascii="Calibri" w:eastAsia="Calibri" w:hAnsi="Calibri"/>
                <w:sz w:val="18"/>
                <w:szCs w:val="18"/>
                <w:lang w:val="en-CA"/>
              </w:rPr>
            </w:pPr>
            <w:r w:rsidRPr="00C414DC">
              <w:rPr>
                <w:rFonts w:ascii="Calibri" w:eastAsia="Calibri" w:hAnsi="Calibri"/>
                <w:sz w:val="18"/>
                <w:szCs w:val="18"/>
                <w:lang w:val="en-CA"/>
              </w:rPr>
              <w:t>Fpga_var_type1</w:t>
            </w:r>
          </w:p>
        </w:tc>
        <w:tc>
          <w:tcPr>
            <w:tcW w:w="1134" w:type="dxa"/>
            <w:shd w:val="clear" w:color="auto" w:fill="auto"/>
          </w:tcPr>
          <w:p w:rsidR="00E5452B" w:rsidRPr="00C414DC" w:rsidRDefault="00E5452B" w:rsidP="007614D3">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E5452B" w:rsidRPr="00C414DC" w:rsidRDefault="00E5452B" w:rsidP="007614D3">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E5452B" w:rsidRPr="00C414DC" w:rsidRDefault="00E5452B" w:rsidP="007614D3">
            <w:pPr>
              <w:rPr>
                <w:rFonts w:ascii="Calibri" w:eastAsia="Calibri" w:hAnsi="Calibri"/>
                <w:sz w:val="18"/>
                <w:szCs w:val="18"/>
                <w:lang w:val="en-CA"/>
              </w:rPr>
            </w:pPr>
            <w:r w:rsidRPr="00C414DC">
              <w:rPr>
                <w:rFonts w:ascii="Calibri" w:eastAsia="Calibri" w:hAnsi="Calibri"/>
                <w:sz w:val="18"/>
                <w:szCs w:val="18"/>
                <w:lang w:val="en-CA"/>
              </w:rPr>
              <w:t>FPGA Variation Type 1</w:t>
            </w:r>
          </w:p>
        </w:tc>
      </w:tr>
    </w:tbl>
    <w:p w:rsidR="007614D3" w:rsidRPr="00C414DC" w:rsidRDefault="0042347C" w:rsidP="0020115F">
      <w:pPr>
        <w:pStyle w:val="Heading3"/>
        <w:rPr>
          <w:lang w:val="en-CA"/>
        </w:rPr>
      </w:pPr>
      <w:bookmarkStart w:id="23" w:name="_Toc505612577"/>
      <w:r w:rsidRPr="00C414DC">
        <w:rPr>
          <w:lang w:val="en-CA"/>
        </w:rPr>
        <w:t>IO’s (</w:t>
      </w:r>
      <w:r w:rsidR="00C136A3" w:rsidRPr="00C414DC">
        <w:rPr>
          <w:lang w:val="en-CA"/>
        </w:rPr>
        <w:t>Two</w:t>
      </w:r>
      <w:r w:rsidR="007614D3" w:rsidRPr="00C414DC">
        <w:rPr>
          <w:lang w:val="en-CA"/>
        </w:rPr>
        <w:t xml:space="preserve"> </w:t>
      </w:r>
      <w:proofErr w:type="spellStart"/>
      <w:r w:rsidR="007614D3" w:rsidRPr="00C414DC">
        <w:rPr>
          <w:lang w:val="en-CA"/>
        </w:rPr>
        <w:t>fpga</w:t>
      </w:r>
      <w:proofErr w:type="spellEnd"/>
      <w:r w:rsidR="007614D3" w:rsidRPr="00C414DC">
        <w:rPr>
          <w:lang w:val="en-CA"/>
        </w:rPr>
        <w:t xml:space="preserve"> version</w:t>
      </w:r>
      <w:r w:rsidRPr="00C414DC">
        <w:rPr>
          <w:lang w:val="en-CA"/>
        </w:rPr>
        <w:t>)</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652"/>
        <w:gridCol w:w="1134"/>
        <w:gridCol w:w="1843"/>
        <w:gridCol w:w="4666"/>
      </w:tblGrid>
      <w:tr w:rsidR="007614D3" w:rsidRPr="00C414DC" w:rsidTr="00815854">
        <w:tc>
          <w:tcPr>
            <w:tcW w:w="441" w:type="dxa"/>
            <w:shd w:val="clear" w:color="auto" w:fill="D9D9D9"/>
          </w:tcPr>
          <w:p w:rsidR="007614D3" w:rsidRPr="00C414DC" w:rsidRDefault="007614D3" w:rsidP="00815854">
            <w:pPr>
              <w:rPr>
                <w:rFonts w:ascii="Calibri" w:eastAsia="Calibri" w:hAnsi="Calibri"/>
                <w:sz w:val="22"/>
                <w:szCs w:val="22"/>
                <w:lang w:val="en-CA"/>
              </w:rPr>
            </w:pPr>
          </w:p>
        </w:tc>
        <w:tc>
          <w:tcPr>
            <w:tcW w:w="1652" w:type="dxa"/>
            <w:shd w:val="clear" w:color="auto" w:fill="D9D9D9"/>
          </w:tcPr>
          <w:p w:rsidR="007614D3" w:rsidRPr="00C414DC" w:rsidRDefault="007614D3" w:rsidP="00815854">
            <w:pPr>
              <w:rPr>
                <w:rFonts w:ascii="Calibri" w:eastAsia="Calibri" w:hAnsi="Calibri"/>
                <w:sz w:val="22"/>
                <w:szCs w:val="22"/>
                <w:lang w:val="en-CA"/>
              </w:rPr>
            </w:pPr>
            <w:r w:rsidRPr="00C414DC">
              <w:rPr>
                <w:rFonts w:ascii="Calibri" w:eastAsia="Calibri" w:hAnsi="Calibri"/>
                <w:sz w:val="22"/>
                <w:szCs w:val="22"/>
                <w:lang w:val="en-CA"/>
              </w:rPr>
              <w:t>PIN Name</w:t>
            </w:r>
          </w:p>
        </w:tc>
        <w:tc>
          <w:tcPr>
            <w:tcW w:w="1134" w:type="dxa"/>
            <w:shd w:val="clear" w:color="auto" w:fill="D9D9D9"/>
          </w:tcPr>
          <w:p w:rsidR="007614D3" w:rsidRPr="00C414DC" w:rsidRDefault="007614D3" w:rsidP="00815854">
            <w:pPr>
              <w:rPr>
                <w:rFonts w:ascii="Calibri" w:eastAsia="Calibri" w:hAnsi="Calibri"/>
                <w:sz w:val="22"/>
                <w:szCs w:val="22"/>
                <w:lang w:val="en-CA"/>
              </w:rPr>
            </w:pPr>
            <w:r w:rsidRPr="00C414DC">
              <w:rPr>
                <w:rFonts w:ascii="Calibri" w:eastAsia="Calibri" w:hAnsi="Calibri"/>
                <w:sz w:val="22"/>
                <w:szCs w:val="22"/>
                <w:lang w:val="en-CA"/>
              </w:rPr>
              <w:t>I/O Type</w:t>
            </w:r>
          </w:p>
        </w:tc>
        <w:tc>
          <w:tcPr>
            <w:tcW w:w="1843" w:type="dxa"/>
            <w:shd w:val="clear" w:color="auto" w:fill="D9D9D9"/>
          </w:tcPr>
          <w:p w:rsidR="007614D3" w:rsidRPr="00C414DC" w:rsidRDefault="007614D3" w:rsidP="00815854">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4666" w:type="dxa"/>
            <w:shd w:val="clear" w:color="auto" w:fill="D9D9D9"/>
          </w:tcPr>
          <w:p w:rsidR="007614D3" w:rsidRPr="00C414DC" w:rsidRDefault="007614D3" w:rsidP="00815854">
            <w:pPr>
              <w:rPr>
                <w:rFonts w:ascii="Calibri" w:eastAsia="Calibri" w:hAnsi="Calibri"/>
                <w:sz w:val="22"/>
                <w:szCs w:val="22"/>
                <w:lang w:val="en-CA"/>
              </w:rPr>
            </w:pPr>
            <w:r w:rsidRPr="00C414DC">
              <w:rPr>
                <w:rFonts w:ascii="Calibri" w:eastAsia="Calibri" w:hAnsi="Calibri"/>
                <w:sz w:val="22"/>
                <w:szCs w:val="22"/>
                <w:lang w:val="en-CA"/>
              </w:rPr>
              <w:t>Description</w:t>
            </w:r>
          </w:p>
        </w:tc>
      </w:tr>
      <w:tr w:rsidR="007614D3" w:rsidRPr="00DC6A8C" w:rsidTr="00815854">
        <w:tc>
          <w:tcPr>
            <w:tcW w:w="441" w:type="dxa"/>
            <w:shd w:val="clear" w:color="auto" w:fill="auto"/>
          </w:tcPr>
          <w:p w:rsidR="007614D3" w:rsidRPr="00C414DC" w:rsidRDefault="007614D3" w:rsidP="00815854">
            <w:pPr>
              <w:rPr>
                <w:rFonts w:ascii="Calibri" w:eastAsia="Calibri" w:hAnsi="Calibri"/>
                <w:sz w:val="18"/>
                <w:szCs w:val="18"/>
                <w:lang w:val="en-CA"/>
              </w:rPr>
            </w:pPr>
            <w:r w:rsidRPr="00C414DC">
              <w:rPr>
                <w:rFonts w:ascii="Calibri" w:eastAsia="Calibri" w:hAnsi="Calibri"/>
                <w:sz w:val="18"/>
                <w:szCs w:val="18"/>
                <w:lang w:val="en-CA"/>
              </w:rPr>
              <w:t>1</w:t>
            </w:r>
          </w:p>
        </w:tc>
        <w:tc>
          <w:tcPr>
            <w:tcW w:w="1652" w:type="dxa"/>
            <w:shd w:val="clear" w:color="auto" w:fill="auto"/>
          </w:tcPr>
          <w:p w:rsidR="007614D3" w:rsidRPr="00C414DC" w:rsidRDefault="007614D3" w:rsidP="00815854">
            <w:pPr>
              <w:rPr>
                <w:rFonts w:ascii="Calibri" w:eastAsia="Calibri" w:hAnsi="Calibri"/>
                <w:sz w:val="18"/>
                <w:szCs w:val="18"/>
                <w:lang w:val="en-CA"/>
              </w:rPr>
            </w:pPr>
            <w:r w:rsidRPr="00C414DC">
              <w:rPr>
                <w:rFonts w:ascii="Calibri" w:eastAsia="Calibri" w:hAnsi="Calibri"/>
                <w:sz w:val="18"/>
                <w:szCs w:val="18"/>
                <w:lang w:val="en-CA"/>
              </w:rPr>
              <w:t>Trigger_in0</w:t>
            </w:r>
          </w:p>
        </w:tc>
        <w:tc>
          <w:tcPr>
            <w:tcW w:w="1134" w:type="dxa"/>
            <w:shd w:val="clear" w:color="auto" w:fill="auto"/>
          </w:tcPr>
          <w:p w:rsidR="007614D3" w:rsidRPr="00C414DC" w:rsidRDefault="007614D3"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7614D3" w:rsidRPr="00C414DC" w:rsidRDefault="007614D3" w:rsidP="00815854">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7614D3" w:rsidRPr="00C414DC" w:rsidRDefault="0042347C" w:rsidP="007614D3">
            <w:pPr>
              <w:rPr>
                <w:rFonts w:ascii="Calibri" w:eastAsia="Calibri" w:hAnsi="Calibri"/>
                <w:sz w:val="18"/>
                <w:szCs w:val="18"/>
                <w:lang w:val="en-CA"/>
              </w:rPr>
            </w:pPr>
            <w:r w:rsidRPr="00C414DC">
              <w:rPr>
                <w:rFonts w:ascii="Calibri" w:eastAsia="Calibri" w:hAnsi="Calibri"/>
                <w:sz w:val="18"/>
                <w:szCs w:val="18"/>
                <w:lang w:val="en-CA"/>
              </w:rPr>
              <w:t>Trigger</w:t>
            </w:r>
            <w:r w:rsidR="007614D3" w:rsidRPr="00C414DC">
              <w:rPr>
                <w:rFonts w:ascii="Calibri" w:eastAsia="Calibri" w:hAnsi="Calibri"/>
                <w:sz w:val="18"/>
                <w:szCs w:val="18"/>
                <w:lang w:val="en-CA"/>
              </w:rPr>
              <w:t xml:space="preserve"> Input from Spider </w:t>
            </w:r>
            <w:proofErr w:type="spellStart"/>
            <w:r w:rsidR="007614D3" w:rsidRPr="00C414DC">
              <w:rPr>
                <w:rFonts w:ascii="Calibri" w:eastAsia="Calibri" w:hAnsi="Calibri"/>
                <w:sz w:val="18"/>
                <w:szCs w:val="18"/>
                <w:lang w:val="en-CA"/>
              </w:rPr>
              <w:t>fpga</w:t>
            </w:r>
            <w:proofErr w:type="spellEnd"/>
            <w:r w:rsidR="007614D3" w:rsidRPr="00C414DC">
              <w:rPr>
                <w:rFonts w:ascii="Calibri" w:eastAsia="Calibri" w:hAnsi="Calibri"/>
                <w:sz w:val="18"/>
                <w:szCs w:val="18"/>
                <w:lang w:val="en-CA"/>
              </w:rPr>
              <w:t xml:space="preserve"> device.</w:t>
            </w:r>
          </w:p>
        </w:tc>
      </w:tr>
      <w:tr w:rsidR="0042347C" w:rsidRPr="00DC6A8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2</w:t>
            </w:r>
          </w:p>
        </w:tc>
        <w:tc>
          <w:tcPr>
            <w:tcW w:w="1652" w:type="dxa"/>
            <w:shd w:val="clear" w:color="auto" w:fill="auto"/>
          </w:tcPr>
          <w:p w:rsidR="0042347C" w:rsidRPr="00C414DC" w:rsidRDefault="0042347C" w:rsidP="00815854">
            <w:pPr>
              <w:rPr>
                <w:rFonts w:ascii="Calibri" w:eastAsia="Calibri" w:hAnsi="Calibri"/>
                <w:sz w:val="18"/>
                <w:szCs w:val="18"/>
                <w:lang w:val="en-CA"/>
              </w:rPr>
            </w:pPr>
            <w:proofErr w:type="spellStart"/>
            <w:r w:rsidRPr="00C414DC">
              <w:rPr>
                <w:rFonts w:ascii="Calibri" w:eastAsia="Calibri" w:hAnsi="Calibri"/>
                <w:sz w:val="18"/>
                <w:szCs w:val="18"/>
                <w:lang w:val="en-CA"/>
              </w:rPr>
              <w:t>Strobe_out</w:t>
            </w:r>
            <w:proofErr w:type="spellEnd"/>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 xml:space="preserve">Strobe Output to Spider </w:t>
            </w:r>
            <w:proofErr w:type="spellStart"/>
            <w:r w:rsidRPr="00C414DC">
              <w:rPr>
                <w:rFonts w:ascii="Calibri" w:eastAsia="Calibri" w:hAnsi="Calibri"/>
                <w:sz w:val="18"/>
                <w:szCs w:val="18"/>
                <w:lang w:val="en-CA"/>
              </w:rPr>
              <w:t>fpga</w:t>
            </w:r>
            <w:proofErr w:type="spellEnd"/>
            <w:r w:rsidRPr="00C414DC">
              <w:rPr>
                <w:rFonts w:ascii="Calibri" w:eastAsia="Calibri" w:hAnsi="Calibri"/>
                <w:sz w:val="18"/>
                <w:szCs w:val="18"/>
                <w:lang w:val="en-CA"/>
              </w:rPr>
              <w:t xml:space="preserve"> device.</w:t>
            </w:r>
          </w:p>
        </w:tc>
      </w:tr>
      <w:tr w:rsidR="0042347C" w:rsidRPr="00DC6A8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3</w:t>
            </w:r>
          </w:p>
        </w:tc>
        <w:tc>
          <w:tcPr>
            <w:tcW w:w="1652" w:type="dxa"/>
            <w:shd w:val="clear" w:color="auto" w:fill="auto"/>
          </w:tcPr>
          <w:p w:rsidR="0042347C" w:rsidRPr="00C414DC" w:rsidRDefault="0042347C" w:rsidP="00815854">
            <w:pPr>
              <w:rPr>
                <w:rFonts w:ascii="Calibri" w:eastAsia="Calibri" w:hAnsi="Calibri"/>
                <w:sz w:val="18"/>
                <w:szCs w:val="18"/>
                <w:lang w:val="en-CA"/>
              </w:rPr>
            </w:pPr>
            <w:proofErr w:type="spellStart"/>
            <w:r w:rsidRPr="00C414DC">
              <w:rPr>
                <w:rFonts w:ascii="Calibri" w:eastAsia="Calibri" w:hAnsi="Calibri"/>
                <w:sz w:val="18"/>
                <w:szCs w:val="18"/>
                <w:lang w:val="en-CA"/>
              </w:rPr>
              <w:t>Integration_out</w:t>
            </w:r>
            <w:proofErr w:type="spellEnd"/>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C136A3" w:rsidP="00815854">
            <w:pPr>
              <w:rPr>
                <w:rFonts w:ascii="Calibri" w:eastAsia="Calibri" w:hAnsi="Calibri"/>
                <w:sz w:val="18"/>
                <w:szCs w:val="18"/>
                <w:lang w:val="en-CA"/>
              </w:rPr>
            </w:pPr>
            <w:r w:rsidRPr="00C414DC">
              <w:rPr>
                <w:rFonts w:ascii="Calibri" w:eastAsia="Calibri" w:hAnsi="Calibri"/>
                <w:sz w:val="18"/>
                <w:szCs w:val="18"/>
                <w:lang w:val="en-CA"/>
              </w:rPr>
              <w:t>Integ</w:t>
            </w:r>
            <w:r w:rsidR="0042347C" w:rsidRPr="00C414DC">
              <w:rPr>
                <w:rFonts w:ascii="Calibri" w:eastAsia="Calibri" w:hAnsi="Calibri"/>
                <w:sz w:val="18"/>
                <w:szCs w:val="18"/>
                <w:lang w:val="en-CA"/>
              </w:rPr>
              <w:t>r</w:t>
            </w:r>
            <w:r w:rsidRPr="00C414DC">
              <w:rPr>
                <w:rFonts w:ascii="Calibri" w:eastAsia="Calibri" w:hAnsi="Calibri"/>
                <w:sz w:val="18"/>
                <w:szCs w:val="18"/>
                <w:lang w:val="en-CA"/>
              </w:rPr>
              <w:t>a</w:t>
            </w:r>
            <w:r w:rsidR="0042347C" w:rsidRPr="00C414DC">
              <w:rPr>
                <w:rFonts w:ascii="Calibri" w:eastAsia="Calibri" w:hAnsi="Calibri"/>
                <w:sz w:val="18"/>
                <w:szCs w:val="18"/>
                <w:lang w:val="en-CA"/>
              </w:rPr>
              <w:t xml:space="preserve">tion Output to Spider </w:t>
            </w:r>
            <w:proofErr w:type="spellStart"/>
            <w:r w:rsidR="0042347C" w:rsidRPr="00C414DC">
              <w:rPr>
                <w:rFonts w:ascii="Calibri" w:eastAsia="Calibri" w:hAnsi="Calibri"/>
                <w:sz w:val="18"/>
                <w:szCs w:val="18"/>
                <w:lang w:val="en-CA"/>
              </w:rPr>
              <w:t>fpga</w:t>
            </w:r>
            <w:proofErr w:type="spellEnd"/>
            <w:r w:rsidR="0042347C" w:rsidRPr="00C414DC">
              <w:rPr>
                <w:rFonts w:ascii="Calibri" w:eastAsia="Calibri" w:hAnsi="Calibri"/>
                <w:sz w:val="18"/>
                <w:szCs w:val="18"/>
                <w:lang w:val="en-CA"/>
              </w:rPr>
              <w:t xml:space="preserve"> device.</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4</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Led_out0</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User Led Color0</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5</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Led_out1</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User Led Color 1</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6</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Debug1</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Debug Pin 0</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7</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Debug2</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Debug Pin 1</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8</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Debug3</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Debug Pin 2</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9</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Debug4</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Output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Debug Pin 3</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10</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Fpga_var_type0</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Variation Type 0</w:t>
            </w:r>
          </w:p>
        </w:tc>
      </w:tr>
      <w:tr w:rsidR="0042347C" w:rsidRPr="00C414DC" w:rsidTr="00815854">
        <w:tc>
          <w:tcPr>
            <w:tcW w:w="441"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11</w:t>
            </w:r>
          </w:p>
        </w:tc>
        <w:tc>
          <w:tcPr>
            <w:tcW w:w="1652"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Fpga_var_type1</w:t>
            </w:r>
          </w:p>
        </w:tc>
        <w:tc>
          <w:tcPr>
            <w:tcW w:w="1134"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CMOS</w:t>
            </w:r>
          </w:p>
        </w:tc>
        <w:tc>
          <w:tcPr>
            <w:tcW w:w="1843"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Input</w:t>
            </w:r>
          </w:p>
        </w:tc>
        <w:tc>
          <w:tcPr>
            <w:tcW w:w="4666" w:type="dxa"/>
            <w:shd w:val="clear" w:color="auto" w:fill="auto"/>
          </w:tcPr>
          <w:p w:rsidR="0042347C" w:rsidRPr="00C414DC" w:rsidRDefault="0042347C" w:rsidP="00815854">
            <w:pPr>
              <w:rPr>
                <w:rFonts w:ascii="Calibri" w:eastAsia="Calibri" w:hAnsi="Calibri"/>
                <w:sz w:val="18"/>
                <w:szCs w:val="18"/>
                <w:lang w:val="en-CA"/>
              </w:rPr>
            </w:pPr>
            <w:r w:rsidRPr="00C414DC">
              <w:rPr>
                <w:rFonts w:ascii="Calibri" w:eastAsia="Calibri" w:hAnsi="Calibri"/>
                <w:sz w:val="18"/>
                <w:szCs w:val="18"/>
                <w:lang w:val="en-CA"/>
              </w:rPr>
              <w:t>FPGA Variation Type 1</w:t>
            </w:r>
          </w:p>
        </w:tc>
      </w:tr>
    </w:tbl>
    <w:p w:rsidR="007614D3" w:rsidRPr="00C414DC" w:rsidRDefault="007614D3" w:rsidP="007614D3">
      <w:pPr>
        <w:rPr>
          <w:lang w:val="en-CA"/>
        </w:rPr>
      </w:pPr>
    </w:p>
    <w:p w:rsidR="007614D3" w:rsidRPr="00C414DC" w:rsidRDefault="007614D3" w:rsidP="007614D3">
      <w:pPr>
        <w:rPr>
          <w:lang w:val="en-CA"/>
        </w:rPr>
      </w:pPr>
    </w:p>
    <w:p w:rsidR="004A3CD8" w:rsidRPr="00C414DC" w:rsidRDefault="007B1F1F" w:rsidP="0020115F">
      <w:pPr>
        <w:pStyle w:val="Heading3"/>
        <w:rPr>
          <w:lang w:val="en-CA"/>
        </w:rPr>
      </w:pPr>
      <w:bookmarkStart w:id="24" w:name="_Toc505612578"/>
      <w:r w:rsidRPr="00C414DC">
        <w:rPr>
          <w:lang w:val="en-CA"/>
        </w:rPr>
        <w:t>I2C interface</w:t>
      </w:r>
      <w:r w:rsidR="00A66601" w:rsidRPr="00C414DC">
        <w:rPr>
          <w:lang w:val="en-CA"/>
        </w:rPr>
        <w:t xml:space="preserve"> </w:t>
      </w:r>
      <w:r w:rsidR="004A3CD8" w:rsidRPr="00C414DC">
        <w:rPr>
          <w:lang w:val="en-CA"/>
        </w:rPr>
        <w:t>(Optional)</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652"/>
        <w:gridCol w:w="1134"/>
        <w:gridCol w:w="1984"/>
        <w:gridCol w:w="4525"/>
      </w:tblGrid>
      <w:tr w:rsidR="0054262F" w:rsidRPr="00C414DC" w:rsidTr="00815854">
        <w:tc>
          <w:tcPr>
            <w:tcW w:w="441" w:type="dxa"/>
            <w:shd w:val="clear" w:color="auto" w:fill="D9D9D9"/>
          </w:tcPr>
          <w:p w:rsidR="0054262F" w:rsidRPr="00C414DC" w:rsidRDefault="0054262F" w:rsidP="0054262F">
            <w:pPr>
              <w:rPr>
                <w:rFonts w:ascii="Calibri" w:eastAsia="Calibri" w:hAnsi="Calibri"/>
                <w:sz w:val="22"/>
                <w:szCs w:val="22"/>
                <w:lang w:val="en-CA"/>
              </w:rPr>
            </w:pPr>
          </w:p>
        </w:tc>
        <w:tc>
          <w:tcPr>
            <w:tcW w:w="1652" w:type="dxa"/>
            <w:shd w:val="clear" w:color="auto" w:fill="D9D9D9"/>
          </w:tcPr>
          <w:p w:rsidR="0054262F" w:rsidRPr="00C414DC" w:rsidRDefault="0054262F" w:rsidP="0054262F">
            <w:pPr>
              <w:rPr>
                <w:rFonts w:ascii="Calibri" w:eastAsia="Calibri" w:hAnsi="Calibri"/>
                <w:sz w:val="22"/>
                <w:szCs w:val="22"/>
                <w:lang w:val="en-CA"/>
              </w:rPr>
            </w:pPr>
            <w:r w:rsidRPr="00C414DC">
              <w:rPr>
                <w:rFonts w:ascii="Calibri" w:eastAsia="Calibri" w:hAnsi="Calibri"/>
                <w:sz w:val="22"/>
                <w:szCs w:val="22"/>
                <w:lang w:val="en-CA"/>
              </w:rPr>
              <w:t>PIN Name</w:t>
            </w:r>
          </w:p>
        </w:tc>
        <w:tc>
          <w:tcPr>
            <w:tcW w:w="1134" w:type="dxa"/>
            <w:shd w:val="clear" w:color="auto" w:fill="D9D9D9"/>
          </w:tcPr>
          <w:p w:rsidR="0054262F" w:rsidRPr="00C414DC" w:rsidRDefault="0054262F" w:rsidP="0054262F">
            <w:pPr>
              <w:rPr>
                <w:rFonts w:ascii="Calibri" w:eastAsia="Calibri" w:hAnsi="Calibri"/>
                <w:sz w:val="22"/>
                <w:szCs w:val="22"/>
                <w:lang w:val="en-CA"/>
              </w:rPr>
            </w:pPr>
            <w:r w:rsidRPr="00C414DC">
              <w:rPr>
                <w:rFonts w:ascii="Calibri" w:eastAsia="Calibri" w:hAnsi="Calibri"/>
                <w:sz w:val="22"/>
                <w:szCs w:val="22"/>
                <w:lang w:val="en-CA"/>
              </w:rPr>
              <w:t>I/O Type</w:t>
            </w:r>
          </w:p>
        </w:tc>
        <w:tc>
          <w:tcPr>
            <w:tcW w:w="1984" w:type="dxa"/>
            <w:shd w:val="clear" w:color="auto" w:fill="D9D9D9"/>
          </w:tcPr>
          <w:p w:rsidR="0054262F" w:rsidRPr="00C414DC" w:rsidRDefault="0054262F" w:rsidP="0054262F">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4525" w:type="dxa"/>
            <w:shd w:val="clear" w:color="auto" w:fill="D9D9D9"/>
          </w:tcPr>
          <w:p w:rsidR="0054262F" w:rsidRPr="00C414DC" w:rsidRDefault="0054262F" w:rsidP="0054262F">
            <w:pPr>
              <w:rPr>
                <w:rFonts w:ascii="Calibri" w:eastAsia="Calibri" w:hAnsi="Calibri"/>
                <w:sz w:val="22"/>
                <w:szCs w:val="22"/>
                <w:lang w:val="en-CA"/>
              </w:rPr>
            </w:pPr>
            <w:r w:rsidRPr="00C414DC">
              <w:rPr>
                <w:rFonts w:ascii="Calibri" w:eastAsia="Calibri" w:hAnsi="Calibri"/>
                <w:sz w:val="22"/>
                <w:szCs w:val="22"/>
                <w:lang w:val="en-CA"/>
              </w:rPr>
              <w:t>Description</w:t>
            </w:r>
          </w:p>
        </w:tc>
      </w:tr>
      <w:tr w:rsidR="0054262F" w:rsidRPr="00C414DC" w:rsidTr="00815854">
        <w:tc>
          <w:tcPr>
            <w:tcW w:w="441" w:type="dxa"/>
            <w:shd w:val="clear" w:color="auto" w:fill="auto"/>
          </w:tcPr>
          <w:p w:rsidR="0054262F" w:rsidRPr="00C414DC" w:rsidRDefault="0054262F" w:rsidP="0054262F">
            <w:pPr>
              <w:rPr>
                <w:rFonts w:ascii="Calibri" w:eastAsia="Calibri" w:hAnsi="Calibri"/>
                <w:sz w:val="18"/>
                <w:szCs w:val="18"/>
                <w:lang w:val="en-CA"/>
              </w:rPr>
            </w:pPr>
            <w:r w:rsidRPr="00C414DC">
              <w:rPr>
                <w:rFonts w:ascii="Calibri" w:eastAsia="Calibri" w:hAnsi="Calibri"/>
                <w:sz w:val="18"/>
                <w:szCs w:val="18"/>
                <w:lang w:val="en-CA"/>
              </w:rPr>
              <w:t>1</w:t>
            </w:r>
          </w:p>
        </w:tc>
        <w:tc>
          <w:tcPr>
            <w:tcW w:w="1652" w:type="dxa"/>
            <w:shd w:val="clear" w:color="auto" w:fill="auto"/>
          </w:tcPr>
          <w:p w:rsidR="0054262F" w:rsidRPr="00C414DC" w:rsidRDefault="0054262F" w:rsidP="0054262F">
            <w:pPr>
              <w:rPr>
                <w:rFonts w:ascii="Calibri" w:eastAsia="Calibri" w:hAnsi="Calibri"/>
                <w:sz w:val="18"/>
                <w:szCs w:val="18"/>
                <w:lang w:val="en-CA"/>
              </w:rPr>
            </w:pPr>
            <w:proofErr w:type="spellStart"/>
            <w:r w:rsidRPr="00C414DC">
              <w:rPr>
                <w:rFonts w:ascii="Calibri" w:eastAsia="Calibri" w:hAnsi="Calibri"/>
                <w:sz w:val="18"/>
                <w:szCs w:val="18"/>
                <w:lang w:val="en-CA"/>
              </w:rPr>
              <w:t>Smbclk</w:t>
            </w:r>
            <w:proofErr w:type="spellEnd"/>
          </w:p>
        </w:tc>
        <w:tc>
          <w:tcPr>
            <w:tcW w:w="1134" w:type="dxa"/>
            <w:shd w:val="clear" w:color="auto" w:fill="auto"/>
          </w:tcPr>
          <w:p w:rsidR="0054262F" w:rsidRPr="00C414DC" w:rsidRDefault="0054262F" w:rsidP="0054262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54262F" w:rsidRPr="00C414DC" w:rsidRDefault="0054262F" w:rsidP="0054262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54262F" w:rsidRPr="00C414DC" w:rsidRDefault="0054262F" w:rsidP="0054262F">
            <w:pPr>
              <w:rPr>
                <w:rFonts w:ascii="Calibri" w:eastAsia="Calibri" w:hAnsi="Calibri"/>
                <w:sz w:val="18"/>
                <w:szCs w:val="18"/>
                <w:lang w:val="en-CA"/>
              </w:rPr>
            </w:pPr>
            <w:proofErr w:type="spellStart"/>
            <w:r w:rsidRPr="00C414DC">
              <w:rPr>
                <w:rFonts w:ascii="Calibri" w:eastAsia="Calibri" w:hAnsi="Calibri"/>
                <w:sz w:val="18"/>
                <w:szCs w:val="18"/>
                <w:lang w:val="en-CA"/>
              </w:rPr>
              <w:t>SMBus</w:t>
            </w:r>
            <w:proofErr w:type="spellEnd"/>
            <w:r w:rsidRPr="00C414DC">
              <w:rPr>
                <w:rFonts w:ascii="Calibri" w:eastAsia="Calibri" w:hAnsi="Calibri"/>
                <w:sz w:val="18"/>
                <w:szCs w:val="18"/>
                <w:lang w:val="en-CA"/>
              </w:rPr>
              <w:t xml:space="preserve"> clock</w:t>
            </w:r>
          </w:p>
        </w:tc>
      </w:tr>
      <w:tr w:rsidR="0054262F" w:rsidRPr="00C414DC" w:rsidTr="00815854">
        <w:tc>
          <w:tcPr>
            <w:tcW w:w="441" w:type="dxa"/>
            <w:shd w:val="clear" w:color="auto" w:fill="auto"/>
          </w:tcPr>
          <w:p w:rsidR="0054262F" w:rsidRPr="00C414DC" w:rsidRDefault="0054262F" w:rsidP="0054262F">
            <w:pPr>
              <w:rPr>
                <w:rFonts w:ascii="Calibri" w:eastAsia="Calibri" w:hAnsi="Calibri"/>
                <w:sz w:val="18"/>
                <w:szCs w:val="18"/>
                <w:lang w:val="en-CA"/>
              </w:rPr>
            </w:pPr>
            <w:r w:rsidRPr="00C414DC">
              <w:rPr>
                <w:rFonts w:ascii="Calibri" w:eastAsia="Calibri" w:hAnsi="Calibri"/>
                <w:sz w:val="18"/>
                <w:szCs w:val="18"/>
                <w:lang w:val="en-CA"/>
              </w:rPr>
              <w:t>2</w:t>
            </w:r>
          </w:p>
        </w:tc>
        <w:tc>
          <w:tcPr>
            <w:tcW w:w="1652" w:type="dxa"/>
            <w:shd w:val="clear" w:color="auto" w:fill="auto"/>
          </w:tcPr>
          <w:p w:rsidR="0054262F" w:rsidRPr="00C414DC" w:rsidRDefault="0054262F" w:rsidP="0054262F">
            <w:pPr>
              <w:rPr>
                <w:rFonts w:ascii="Calibri" w:eastAsia="Calibri" w:hAnsi="Calibri"/>
                <w:sz w:val="18"/>
                <w:szCs w:val="18"/>
                <w:lang w:val="en-CA"/>
              </w:rPr>
            </w:pPr>
            <w:proofErr w:type="spellStart"/>
            <w:r w:rsidRPr="00C414DC">
              <w:rPr>
                <w:rFonts w:ascii="Calibri" w:eastAsia="Calibri" w:hAnsi="Calibri"/>
                <w:sz w:val="18"/>
                <w:szCs w:val="18"/>
                <w:lang w:val="en-CA"/>
              </w:rPr>
              <w:t>Smbdata</w:t>
            </w:r>
            <w:proofErr w:type="spellEnd"/>
          </w:p>
        </w:tc>
        <w:tc>
          <w:tcPr>
            <w:tcW w:w="1134" w:type="dxa"/>
            <w:shd w:val="clear" w:color="auto" w:fill="auto"/>
          </w:tcPr>
          <w:p w:rsidR="0054262F" w:rsidRPr="00C414DC" w:rsidRDefault="0054262F" w:rsidP="0054262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54262F" w:rsidRPr="00C414DC" w:rsidRDefault="0054262F" w:rsidP="0054262F">
            <w:pPr>
              <w:rPr>
                <w:rFonts w:ascii="Calibri" w:eastAsia="Calibri" w:hAnsi="Calibri"/>
                <w:sz w:val="18"/>
                <w:szCs w:val="18"/>
                <w:lang w:val="en-CA"/>
              </w:rPr>
            </w:pPr>
            <w:proofErr w:type="spellStart"/>
            <w:r w:rsidRPr="00C414DC">
              <w:rPr>
                <w:rFonts w:ascii="Calibri" w:eastAsia="Calibri" w:hAnsi="Calibri"/>
                <w:sz w:val="18"/>
                <w:szCs w:val="18"/>
                <w:lang w:val="en-CA"/>
              </w:rPr>
              <w:t>Bidir</w:t>
            </w:r>
            <w:proofErr w:type="spellEnd"/>
          </w:p>
        </w:tc>
        <w:tc>
          <w:tcPr>
            <w:tcW w:w="4525" w:type="dxa"/>
            <w:shd w:val="clear" w:color="auto" w:fill="auto"/>
          </w:tcPr>
          <w:p w:rsidR="0054262F" w:rsidRPr="00C414DC" w:rsidRDefault="0054262F" w:rsidP="0054262F">
            <w:pPr>
              <w:rPr>
                <w:rFonts w:ascii="Calibri" w:eastAsia="Calibri" w:hAnsi="Calibri"/>
                <w:sz w:val="18"/>
                <w:szCs w:val="18"/>
                <w:lang w:val="en-CA"/>
              </w:rPr>
            </w:pPr>
            <w:proofErr w:type="spellStart"/>
            <w:r w:rsidRPr="00C414DC">
              <w:rPr>
                <w:rFonts w:ascii="Calibri" w:eastAsia="Calibri" w:hAnsi="Calibri"/>
                <w:sz w:val="18"/>
                <w:szCs w:val="18"/>
                <w:lang w:val="en-CA"/>
              </w:rPr>
              <w:t>SMBus</w:t>
            </w:r>
            <w:proofErr w:type="spellEnd"/>
            <w:r w:rsidRPr="00C414DC">
              <w:rPr>
                <w:rFonts w:ascii="Calibri" w:eastAsia="Calibri" w:hAnsi="Calibri"/>
                <w:sz w:val="18"/>
                <w:szCs w:val="18"/>
                <w:lang w:val="en-CA"/>
              </w:rPr>
              <w:t xml:space="preserve"> data</w:t>
            </w:r>
          </w:p>
        </w:tc>
      </w:tr>
    </w:tbl>
    <w:p w:rsidR="0054262F" w:rsidRPr="00C414DC" w:rsidRDefault="0054262F" w:rsidP="0054262F">
      <w:pPr>
        <w:rPr>
          <w:lang w:val="en-CA"/>
        </w:rPr>
      </w:pPr>
    </w:p>
    <w:p w:rsidR="0054262F" w:rsidRPr="00C414DC" w:rsidRDefault="0054262F" w:rsidP="0020115F">
      <w:pPr>
        <w:pStyle w:val="Heading3"/>
        <w:rPr>
          <w:lang w:val="en-CA"/>
        </w:rPr>
      </w:pPr>
      <w:bookmarkStart w:id="25" w:name="_Toc505612579"/>
      <w:r w:rsidRPr="00C414DC">
        <w:rPr>
          <w:lang w:val="en-CA"/>
        </w:rPr>
        <w:t>FLASH SPI interface</w:t>
      </w:r>
      <w:r w:rsidR="00A66601" w:rsidRPr="00C414DC">
        <w:rPr>
          <w:lang w:val="en-CA"/>
        </w:rPr>
        <w:t xml:space="preserve"> </w:t>
      </w:r>
      <w:r w:rsidRPr="00C414DC">
        <w:rPr>
          <w:lang w:val="en-CA"/>
        </w:rPr>
        <w:t>(Optional</w:t>
      </w:r>
      <w:r w:rsidR="00A017E8" w:rsidRPr="00C414DC">
        <w:rPr>
          <w:lang w:val="en-CA"/>
        </w:rPr>
        <w:t xml:space="preserve">, G&amp;O </w:t>
      </w:r>
      <w:r w:rsidR="00CE525C" w:rsidRPr="00C414DC">
        <w:rPr>
          <w:lang w:val="en-CA"/>
        </w:rPr>
        <w:t>parameters</w:t>
      </w:r>
      <w:r w:rsidRPr="00C414DC">
        <w:rPr>
          <w:lang w:val="en-CA"/>
        </w:rPr>
        <w:t>)</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652"/>
        <w:gridCol w:w="1134"/>
        <w:gridCol w:w="1984"/>
        <w:gridCol w:w="4525"/>
      </w:tblGrid>
      <w:tr w:rsidR="004A3CD8" w:rsidRPr="00C414DC" w:rsidTr="00815854">
        <w:tc>
          <w:tcPr>
            <w:tcW w:w="441" w:type="dxa"/>
            <w:shd w:val="clear" w:color="auto" w:fill="D9D9D9"/>
          </w:tcPr>
          <w:p w:rsidR="004A3CD8" w:rsidRPr="00C414DC" w:rsidRDefault="004A3CD8" w:rsidP="0054262F">
            <w:pPr>
              <w:rPr>
                <w:rFonts w:ascii="Calibri" w:eastAsia="Calibri" w:hAnsi="Calibri"/>
                <w:sz w:val="22"/>
                <w:szCs w:val="22"/>
                <w:lang w:val="en-CA"/>
              </w:rPr>
            </w:pPr>
          </w:p>
        </w:tc>
        <w:tc>
          <w:tcPr>
            <w:tcW w:w="1652" w:type="dxa"/>
            <w:shd w:val="clear" w:color="auto" w:fill="D9D9D9"/>
          </w:tcPr>
          <w:p w:rsidR="004A3CD8" w:rsidRPr="00C414DC" w:rsidRDefault="004A3CD8" w:rsidP="0054262F">
            <w:pPr>
              <w:rPr>
                <w:rFonts w:ascii="Calibri" w:eastAsia="Calibri" w:hAnsi="Calibri"/>
                <w:sz w:val="22"/>
                <w:szCs w:val="22"/>
                <w:lang w:val="en-CA"/>
              </w:rPr>
            </w:pPr>
            <w:r w:rsidRPr="00C414DC">
              <w:rPr>
                <w:rFonts w:ascii="Calibri" w:eastAsia="Calibri" w:hAnsi="Calibri"/>
                <w:sz w:val="22"/>
                <w:szCs w:val="22"/>
                <w:lang w:val="en-CA"/>
              </w:rPr>
              <w:t>PIN Name</w:t>
            </w:r>
          </w:p>
        </w:tc>
        <w:tc>
          <w:tcPr>
            <w:tcW w:w="1134" w:type="dxa"/>
            <w:shd w:val="clear" w:color="auto" w:fill="D9D9D9"/>
          </w:tcPr>
          <w:p w:rsidR="004A3CD8" w:rsidRPr="00C414DC" w:rsidRDefault="004A3CD8" w:rsidP="0054262F">
            <w:pPr>
              <w:rPr>
                <w:rFonts w:ascii="Calibri" w:eastAsia="Calibri" w:hAnsi="Calibri"/>
                <w:sz w:val="22"/>
                <w:szCs w:val="22"/>
                <w:lang w:val="en-CA"/>
              </w:rPr>
            </w:pPr>
            <w:r w:rsidRPr="00C414DC">
              <w:rPr>
                <w:rFonts w:ascii="Calibri" w:eastAsia="Calibri" w:hAnsi="Calibri"/>
                <w:sz w:val="22"/>
                <w:szCs w:val="22"/>
                <w:lang w:val="en-CA"/>
              </w:rPr>
              <w:t>I/O Type</w:t>
            </w:r>
          </w:p>
        </w:tc>
        <w:tc>
          <w:tcPr>
            <w:tcW w:w="1984" w:type="dxa"/>
            <w:shd w:val="clear" w:color="auto" w:fill="D9D9D9"/>
          </w:tcPr>
          <w:p w:rsidR="004A3CD8" w:rsidRPr="00C414DC" w:rsidRDefault="004A3CD8" w:rsidP="0054262F">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4525" w:type="dxa"/>
            <w:shd w:val="clear" w:color="auto" w:fill="D9D9D9"/>
          </w:tcPr>
          <w:p w:rsidR="004A3CD8" w:rsidRPr="00C414DC" w:rsidRDefault="004A3CD8" w:rsidP="0054262F">
            <w:pPr>
              <w:rPr>
                <w:rFonts w:ascii="Calibri" w:eastAsia="Calibri" w:hAnsi="Calibri"/>
                <w:sz w:val="22"/>
                <w:szCs w:val="22"/>
                <w:lang w:val="en-CA"/>
              </w:rPr>
            </w:pPr>
            <w:r w:rsidRPr="00C414DC">
              <w:rPr>
                <w:rFonts w:ascii="Calibri" w:eastAsia="Calibri" w:hAnsi="Calibri"/>
                <w:sz w:val="22"/>
                <w:szCs w:val="22"/>
                <w:lang w:val="en-CA"/>
              </w:rPr>
              <w:t>Description</w:t>
            </w:r>
          </w:p>
        </w:tc>
      </w:tr>
      <w:tr w:rsidR="004A3CD8" w:rsidRPr="00C414DC" w:rsidTr="00815854">
        <w:tc>
          <w:tcPr>
            <w:tcW w:w="441"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1</w:t>
            </w:r>
          </w:p>
        </w:tc>
        <w:tc>
          <w:tcPr>
            <w:tcW w:w="1652" w:type="dxa"/>
            <w:shd w:val="clear" w:color="auto" w:fill="auto"/>
          </w:tcPr>
          <w:p w:rsidR="004A3CD8" w:rsidRPr="00C414DC" w:rsidRDefault="004A3CD8" w:rsidP="0054262F">
            <w:pPr>
              <w:rPr>
                <w:rFonts w:ascii="Calibri" w:eastAsia="Calibri" w:hAnsi="Calibri"/>
                <w:sz w:val="18"/>
                <w:szCs w:val="18"/>
                <w:lang w:val="en-CA"/>
              </w:rPr>
            </w:pPr>
            <w:proofErr w:type="spellStart"/>
            <w:r w:rsidRPr="00C414DC">
              <w:rPr>
                <w:rFonts w:ascii="Calibri" w:eastAsia="Calibri" w:hAnsi="Calibri"/>
                <w:sz w:val="18"/>
                <w:szCs w:val="18"/>
                <w:lang w:val="en-CA"/>
              </w:rPr>
              <w:t>Spi_sclk</w:t>
            </w:r>
            <w:proofErr w:type="spellEnd"/>
          </w:p>
        </w:tc>
        <w:tc>
          <w:tcPr>
            <w:tcW w:w="113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SPI clock output.</w:t>
            </w:r>
          </w:p>
        </w:tc>
      </w:tr>
      <w:tr w:rsidR="004A3CD8" w:rsidRPr="00C414DC" w:rsidTr="00815854">
        <w:tc>
          <w:tcPr>
            <w:tcW w:w="441"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2</w:t>
            </w:r>
          </w:p>
        </w:tc>
        <w:tc>
          <w:tcPr>
            <w:tcW w:w="1652" w:type="dxa"/>
            <w:shd w:val="clear" w:color="auto" w:fill="auto"/>
          </w:tcPr>
          <w:p w:rsidR="004A3CD8" w:rsidRPr="00C414DC" w:rsidRDefault="004A3CD8" w:rsidP="0054262F">
            <w:pPr>
              <w:rPr>
                <w:rFonts w:ascii="Calibri" w:eastAsia="Calibri" w:hAnsi="Calibri"/>
                <w:sz w:val="18"/>
                <w:szCs w:val="18"/>
                <w:lang w:val="en-CA"/>
              </w:rPr>
            </w:pPr>
            <w:proofErr w:type="spellStart"/>
            <w:r w:rsidRPr="00C414DC">
              <w:rPr>
                <w:rFonts w:ascii="Calibri" w:eastAsia="Calibri" w:hAnsi="Calibri"/>
                <w:sz w:val="18"/>
                <w:szCs w:val="18"/>
                <w:lang w:val="en-CA"/>
              </w:rPr>
              <w:t>Spi_csN</w:t>
            </w:r>
            <w:proofErr w:type="spellEnd"/>
          </w:p>
        </w:tc>
        <w:tc>
          <w:tcPr>
            <w:tcW w:w="113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SPI chip select output</w:t>
            </w:r>
            <w:r w:rsidR="0054262F" w:rsidRPr="00C414DC">
              <w:rPr>
                <w:rFonts w:ascii="Calibri" w:eastAsia="Calibri" w:hAnsi="Calibri"/>
                <w:sz w:val="18"/>
                <w:szCs w:val="18"/>
                <w:lang w:val="en-CA"/>
              </w:rPr>
              <w:t>.</w:t>
            </w:r>
          </w:p>
        </w:tc>
      </w:tr>
      <w:tr w:rsidR="004A3CD8" w:rsidRPr="00C414DC" w:rsidTr="00815854">
        <w:tc>
          <w:tcPr>
            <w:tcW w:w="441"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3</w:t>
            </w:r>
          </w:p>
        </w:tc>
        <w:tc>
          <w:tcPr>
            <w:tcW w:w="1652" w:type="dxa"/>
            <w:shd w:val="clear" w:color="auto" w:fill="auto"/>
          </w:tcPr>
          <w:p w:rsidR="004A3CD8" w:rsidRPr="00C414DC" w:rsidRDefault="004A3CD8" w:rsidP="0054262F">
            <w:pPr>
              <w:rPr>
                <w:rFonts w:ascii="Calibri" w:eastAsia="Calibri" w:hAnsi="Calibri"/>
                <w:sz w:val="18"/>
                <w:szCs w:val="18"/>
                <w:lang w:val="en-CA"/>
              </w:rPr>
            </w:pPr>
            <w:proofErr w:type="spellStart"/>
            <w:r w:rsidRPr="00C414DC">
              <w:rPr>
                <w:rFonts w:ascii="Calibri" w:eastAsia="Calibri" w:hAnsi="Calibri"/>
                <w:sz w:val="18"/>
                <w:szCs w:val="18"/>
                <w:lang w:val="en-CA"/>
              </w:rPr>
              <w:t>Spi_sdout</w:t>
            </w:r>
            <w:proofErr w:type="spellEnd"/>
          </w:p>
        </w:tc>
        <w:tc>
          <w:tcPr>
            <w:tcW w:w="113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Output</w:t>
            </w:r>
          </w:p>
        </w:tc>
        <w:tc>
          <w:tcPr>
            <w:tcW w:w="4525"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SPI data output</w:t>
            </w:r>
            <w:r w:rsidR="0054262F" w:rsidRPr="00C414DC">
              <w:rPr>
                <w:rFonts w:ascii="Calibri" w:eastAsia="Calibri" w:hAnsi="Calibri"/>
                <w:sz w:val="18"/>
                <w:szCs w:val="18"/>
                <w:lang w:val="en-CA"/>
              </w:rPr>
              <w:t>.</w:t>
            </w:r>
          </w:p>
        </w:tc>
      </w:tr>
      <w:tr w:rsidR="004A3CD8" w:rsidRPr="00C414DC" w:rsidTr="00815854">
        <w:tc>
          <w:tcPr>
            <w:tcW w:w="441"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4</w:t>
            </w:r>
          </w:p>
        </w:tc>
        <w:tc>
          <w:tcPr>
            <w:tcW w:w="1652" w:type="dxa"/>
            <w:shd w:val="clear" w:color="auto" w:fill="auto"/>
          </w:tcPr>
          <w:p w:rsidR="004A3CD8" w:rsidRPr="00C414DC" w:rsidRDefault="004A3CD8" w:rsidP="0054262F">
            <w:pPr>
              <w:rPr>
                <w:rFonts w:ascii="Calibri" w:eastAsia="Calibri" w:hAnsi="Calibri"/>
                <w:sz w:val="18"/>
                <w:szCs w:val="18"/>
                <w:lang w:val="en-CA"/>
              </w:rPr>
            </w:pPr>
            <w:proofErr w:type="spellStart"/>
            <w:r w:rsidRPr="00C414DC">
              <w:rPr>
                <w:rFonts w:ascii="Calibri" w:eastAsia="Calibri" w:hAnsi="Calibri"/>
                <w:sz w:val="18"/>
                <w:szCs w:val="18"/>
                <w:lang w:val="en-CA"/>
              </w:rPr>
              <w:t>Spi_sdin</w:t>
            </w:r>
            <w:proofErr w:type="spellEnd"/>
          </w:p>
        </w:tc>
        <w:tc>
          <w:tcPr>
            <w:tcW w:w="113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CMOS</w:t>
            </w:r>
          </w:p>
        </w:tc>
        <w:tc>
          <w:tcPr>
            <w:tcW w:w="1984"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Input</w:t>
            </w:r>
          </w:p>
        </w:tc>
        <w:tc>
          <w:tcPr>
            <w:tcW w:w="4525" w:type="dxa"/>
            <w:shd w:val="clear" w:color="auto" w:fill="auto"/>
          </w:tcPr>
          <w:p w:rsidR="004A3CD8" w:rsidRPr="00C414DC" w:rsidRDefault="004A3CD8" w:rsidP="0054262F">
            <w:pPr>
              <w:rPr>
                <w:rFonts w:ascii="Calibri" w:eastAsia="Calibri" w:hAnsi="Calibri"/>
                <w:sz w:val="18"/>
                <w:szCs w:val="18"/>
                <w:lang w:val="en-CA"/>
              </w:rPr>
            </w:pPr>
            <w:r w:rsidRPr="00C414DC">
              <w:rPr>
                <w:rFonts w:ascii="Calibri" w:eastAsia="Calibri" w:hAnsi="Calibri"/>
                <w:sz w:val="18"/>
                <w:szCs w:val="18"/>
                <w:lang w:val="en-CA"/>
              </w:rPr>
              <w:t>SPI data input</w:t>
            </w:r>
            <w:r w:rsidR="0054262F" w:rsidRPr="00C414DC">
              <w:rPr>
                <w:rFonts w:ascii="Calibri" w:eastAsia="Calibri" w:hAnsi="Calibri"/>
                <w:sz w:val="18"/>
                <w:szCs w:val="18"/>
                <w:lang w:val="en-CA"/>
              </w:rPr>
              <w:t>.</w:t>
            </w:r>
          </w:p>
        </w:tc>
      </w:tr>
    </w:tbl>
    <w:p w:rsidR="0059372F" w:rsidRPr="00C414DC" w:rsidRDefault="0059372F" w:rsidP="0054262F">
      <w:pPr>
        <w:rPr>
          <w:lang w:val="en-CA"/>
        </w:rPr>
      </w:pPr>
    </w:p>
    <w:p w:rsidR="000E251F" w:rsidRPr="00C414DC" w:rsidRDefault="000E251F" w:rsidP="000E251F">
      <w:pPr>
        <w:rPr>
          <w:lang w:val="en-CA"/>
        </w:rPr>
      </w:pPr>
    </w:p>
    <w:p w:rsidR="000E251F" w:rsidRPr="00C414DC" w:rsidRDefault="000E251F" w:rsidP="000E251F">
      <w:pPr>
        <w:pStyle w:val="Heading3"/>
        <w:rPr>
          <w:lang w:val="en-CA"/>
        </w:rPr>
      </w:pPr>
      <w:bookmarkStart w:id="26" w:name="_Toc505612580"/>
      <w:r w:rsidRPr="00C414DC">
        <w:rPr>
          <w:lang w:val="en-CA"/>
        </w:rPr>
        <w:lastRenderedPageBreak/>
        <w:t>NC-SI Interface</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230"/>
        <w:gridCol w:w="992"/>
        <w:gridCol w:w="2410"/>
        <w:gridCol w:w="3674"/>
      </w:tblGrid>
      <w:tr w:rsidR="0093359F" w:rsidRPr="00C414DC" w:rsidTr="00815854">
        <w:tc>
          <w:tcPr>
            <w:tcW w:w="430" w:type="dxa"/>
            <w:shd w:val="clear" w:color="auto" w:fill="D9D9D9"/>
          </w:tcPr>
          <w:p w:rsidR="0093359F" w:rsidRPr="00C414DC" w:rsidRDefault="0093359F" w:rsidP="006611B5">
            <w:pPr>
              <w:rPr>
                <w:rFonts w:ascii="Calibri" w:eastAsia="Calibri" w:hAnsi="Calibri"/>
                <w:sz w:val="22"/>
                <w:szCs w:val="22"/>
                <w:lang w:val="en-CA"/>
              </w:rPr>
            </w:pPr>
          </w:p>
        </w:tc>
        <w:tc>
          <w:tcPr>
            <w:tcW w:w="2230" w:type="dxa"/>
            <w:shd w:val="clear" w:color="auto" w:fill="D9D9D9"/>
          </w:tcPr>
          <w:p w:rsidR="0093359F" w:rsidRPr="00C414DC" w:rsidRDefault="0093359F" w:rsidP="006611B5">
            <w:pPr>
              <w:rPr>
                <w:rFonts w:ascii="Calibri" w:eastAsia="Calibri" w:hAnsi="Calibri"/>
                <w:sz w:val="22"/>
                <w:szCs w:val="22"/>
                <w:lang w:val="en-CA"/>
              </w:rPr>
            </w:pPr>
            <w:r w:rsidRPr="00C414DC">
              <w:rPr>
                <w:rFonts w:ascii="Calibri" w:eastAsia="Calibri" w:hAnsi="Calibri"/>
                <w:sz w:val="22"/>
                <w:szCs w:val="22"/>
                <w:lang w:val="en-CA"/>
              </w:rPr>
              <w:t>PIN Name</w:t>
            </w:r>
          </w:p>
        </w:tc>
        <w:tc>
          <w:tcPr>
            <w:tcW w:w="992" w:type="dxa"/>
            <w:shd w:val="clear" w:color="auto" w:fill="D9D9D9"/>
          </w:tcPr>
          <w:p w:rsidR="0093359F" w:rsidRPr="00C414DC" w:rsidRDefault="0093359F" w:rsidP="006611B5">
            <w:pPr>
              <w:rPr>
                <w:rFonts w:ascii="Calibri" w:eastAsia="Calibri" w:hAnsi="Calibri"/>
                <w:sz w:val="22"/>
                <w:szCs w:val="22"/>
                <w:lang w:val="en-CA"/>
              </w:rPr>
            </w:pPr>
            <w:r w:rsidRPr="00C414DC">
              <w:rPr>
                <w:rFonts w:ascii="Calibri" w:eastAsia="Calibri" w:hAnsi="Calibri"/>
                <w:sz w:val="22"/>
                <w:szCs w:val="22"/>
                <w:lang w:val="en-CA"/>
              </w:rPr>
              <w:t>I/O Type</w:t>
            </w:r>
          </w:p>
        </w:tc>
        <w:tc>
          <w:tcPr>
            <w:tcW w:w="2410" w:type="dxa"/>
            <w:shd w:val="clear" w:color="auto" w:fill="D9D9D9"/>
          </w:tcPr>
          <w:p w:rsidR="0093359F" w:rsidRPr="00C414DC" w:rsidRDefault="0093359F" w:rsidP="006611B5">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3674" w:type="dxa"/>
            <w:shd w:val="clear" w:color="auto" w:fill="D9D9D9"/>
          </w:tcPr>
          <w:p w:rsidR="0093359F" w:rsidRPr="00C414DC" w:rsidRDefault="0093359F" w:rsidP="006611B5">
            <w:pPr>
              <w:rPr>
                <w:rFonts w:ascii="Calibri" w:eastAsia="Calibri" w:hAnsi="Calibri"/>
                <w:sz w:val="22"/>
                <w:szCs w:val="22"/>
                <w:lang w:val="en-CA"/>
              </w:rPr>
            </w:pPr>
            <w:r w:rsidRPr="00C414DC">
              <w:rPr>
                <w:rFonts w:ascii="Calibri" w:eastAsia="Calibri" w:hAnsi="Calibri"/>
                <w:sz w:val="22"/>
                <w:szCs w:val="22"/>
                <w:lang w:val="en-CA"/>
              </w:rPr>
              <w:t>Description</w:t>
            </w:r>
          </w:p>
        </w:tc>
      </w:tr>
      <w:tr w:rsidR="0093359F" w:rsidRPr="00C414DC" w:rsidTr="00815854">
        <w:tc>
          <w:tcPr>
            <w:tcW w:w="430" w:type="dxa"/>
            <w:shd w:val="clear" w:color="auto" w:fill="auto"/>
          </w:tcPr>
          <w:p w:rsidR="0093359F" w:rsidRPr="00C414DC" w:rsidRDefault="0093359F" w:rsidP="006611B5">
            <w:pPr>
              <w:rPr>
                <w:rFonts w:ascii="Calibri" w:eastAsia="Calibri" w:hAnsi="Calibri"/>
                <w:sz w:val="18"/>
                <w:szCs w:val="18"/>
                <w:lang w:val="en-CA"/>
              </w:rPr>
            </w:pPr>
            <w:r w:rsidRPr="00C414DC">
              <w:rPr>
                <w:rFonts w:ascii="Calibri" w:eastAsia="Calibri" w:hAnsi="Calibri"/>
                <w:sz w:val="18"/>
                <w:szCs w:val="18"/>
                <w:lang w:val="en-CA"/>
              </w:rPr>
              <w:t>1</w:t>
            </w:r>
          </w:p>
        </w:tc>
        <w:tc>
          <w:tcPr>
            <w:tcW w:w="2230" w:type="dxa"/>
            <w:shd w:val="clear" w:color="auto" w:fill="auto"/>
          </w:tcPr>
          <w:p w:rsidR="0093359F" w:rsidRPr="00C414DC" w:rsidRDefault="000E251F"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Ncsi_clk</w:t>
            </w:r>
            <w:proofErr w:type="spellEnd"/>
          </w:p>
        </w:tc>
        <w:tc>
          <w:tcPr>
            <w:tcW w:w="992"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2410"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Output</w:t>
            </w:r>
          </w:p>
        </w:tc>
        <w:tc>
          <w:tcPr>
            <w:tcW w:w="3674"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Clock</w:t>
            </w:r>
          </w:p>
        </w:tc>
      </w:tr>
      <w:tr w:rsidR="0093359F" w:rsidRPr="00C414DC" w:rsidTr="00815854">
        <w:tc>
          <w:tcPr>
            <w:tcW w:w="430" w:type="dxa"/>
            <w:shd w:val="clear" w:color="auto" w:fill="auto"/>
          </w:tcPr>
          <w:p w:rsidR="0093359F" w:rsidRPr="00C414DC" w:rsidRDefault="0093359F" w:rsidP="006611B5">
            <w:pPr>
              <w:rPr>
                <w:rFonts w:ascii="Calibri" w:eastAsia="Calibri" w:hAnsi="Calibri"/>
                <w:sz w:val="18"/>
                <w:szCs w:val="18"/>
                <w:lang w:val="en-CA"/>
              </w:rPr>
            </w:pPr>
            <w:r w:rsidRPr="00C414DC">
              <w:rPr>
                <w:rFonts w:ascii="Calibri" w:eastAsia="Calibri" w:hAnsi="Calibri"/>
                <w:sz w:val="18"/>
                <w:szCs w:val="18"/>
                <w:lang w:val="en-CA"/>
              </w:rPr>
              <w:t>2</w:t>
            </w:r>
          </w:p>
        </w:tc>
        <w:tc>
          <w:tcPr>
            <w:tcW w:w="2230" w:type="dxa"/>
            <w:shd w:val="clear" w:color="auto" w:fill="auto"/>
          </w:tcPr>
          <w:p w:rsidR="0093359F" w:rsidRPr="00C414DC" w:rsidRDefault="000E251F"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Ncsi_tx_en</w:t>
            </w:r>
            <w:proofErr w:type="spellEnd"/>
          </w:p>
        </w:tc>
        <w:tc>
          <w:tcPr>
            <w:tcW w:w="992"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2410"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Output</w:t>
            </w:r>
          </w:p>
        </w:tc>
        <w:tc>
          <w:tcPr>
            <w:tcW w:w="3674"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Transmit Enable</w:t>
            </w:r>
          </w:p>
        </w:tc>
      </w:tr>
      <w:tr w:rsidR="0093359F" w:rsidRPr="00C414DC" w:rsidTr="00815854">
        <w:tc>
          <w:tcPr>
            <w:tcW w:w="430" w:type="dxa"/>
            <w:shd w:val="clear" w:color="auto" w:fill="auto"/>
          </w:tcPr>
          <w:p w:rsidR="0093359F" w:rsidRPr="00C414DC" w:rsidRDefault="0093359F" w:rsidP="006611B5">
            <w:pPr>
              <w:rPr>
                <w:rFonts w:ascii="Calibri" w:eastAsia="Calibri" w:hAnsi="Calibri"/>
                <w:sz w:val="18"/>
                <w:szCs w:val="18"/>
                <w:lang w:val="en-CA"/>
              </w:rPr>
            </w:pPr>
            <w:r w:rsidRPr="00C414DC">
              <w:rPr>
                <w:rFonts w:ascii="Calibri" w:eastAsia="Calibri" w:hAnsi="Calibri"/>
                <w:sz w:val="18"/>
                <w:szCs w:val="18"/>
                <w:lang w:val="en-CA"/>
              </w:rPr>
              <w:t>3</w:t>
            </w:r>
          </w:p>
        </w:tc>
        <w:tc>
          <w:tcPr>
            <w:tcW w:w="2230" w:type="dxa"/>
            <w:shd w:val="clear" w:color="auto" w:fill="auto"/>
          </w:tcPr>
          <w:p w:rsidR="0093359F" w:rsidRPr="00C414DC" w:rsidRDefault="000E251F"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Ncsi_txd</w:t>
            </w:r>
            <w:proofErr w:type="spellEnd"/>
            <w:r w:rsidRPr="00C414DC">
              <w:rPr>
                <w:rFonts w:ascii="Fixedsys" w:eastAsia="Calibri" w:hAnsi="Fixedsys" w:cs="Fixedsys"/>
                <w:sz w:val="22"/>
                <w:szCs w:val="22"/>
                <w:lang w:val="en-CA" w:eastAsia="fr-CA"/>
              </w:rPr>
              <w:t>[0:1]</w:t>
            </w:r>
          </w:p>
        </w:tc>
        <w:tc>
          <w:tcPr>
            <w:tcW w:w="992"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2410" w:type="dxa"/>
            <w:shd w:val="clear" w:color="auto" w:fill="auto"/>
          </w:tcPr>
          <w:p w:rsidR="0093359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Output</w:t>
            </w:r>
          </w:p>
        </w:tc>
        <w:tc>
          <w:tcPr>
            <w:tcW w:w="3674"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Transmit Data</w:t>
            </w:r>
          </w:p>
        </w:tc>
      </w:tr>
      <w:tr w:rsidR="000E251F" w:rsidRPr="00C414DC" w:rsidTr="00815854">
        <w:tc>
          <w:tcPr>
            <w:tcW w:w="430"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4</w:t>
            </w:r>
          </w:p>
        </w:tc>
        <w:tc>
          <w:tcPr>
            <w:tcW w:w="2230" w:type="dxa"/>
            <w:shd w:val="clear" w:color="auto" w:fill="auto"/>
          </w:tcPr>
          <w:p w:rsidR="000E251F" w:rsidRPr="00C414DC" w:rsidRDefault="000E251F"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Ncsi_rx_crs_dv</w:t>
            </w:r>
            <w:proofErr w:type="spellEnd"/>
          </w:p>
        </w:tc>
        <w:tc>
          <w:tcPr>
            <w:tcW w:w="992"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2410"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Receive Data Valid</w:t>
            </w:r>
          </w:p>
        </w:tc>
      </w:tr>
      <w:tr w:rsidR="000E251F" w:rsidRPr="00C414DC" w:rsidTr="00815854">
        <w:tc>
          <w:tcPr>
            <w:tcW w:w="430"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5</w:t>
            </w:r>
          </w:p>
        </w:tc>
        <w:tc>
          <w:tcPr>
            <w:tcW w:w="2230" w:type="dxa"/>
            <w:shd w:val="clear" w:color="auto" w:fill="auto"/>
          </w:tcPr>
          <w:p w:rsidR="000E251F" w:rsidRPr="00C414DC" w:rsidRDefault="000E251F"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Ncsi_rxd</w:t>
            </w:r>
            <w:proofErr w:type="spellEnd"/>
            <w:r w:rsidRPr="00C414DC">
              <w:rPr>
                <w:rFonts w:ascii="Fixedsys" w:eastAsia="Calibri" w:hAnsi="Fixedsys" w:cs="Fixedsys"/>
                <w:sz w:val="22"/>
                <w:szCs w:val="22"/>
                <w:lang w:val="en-CA" w:eastAsia="fr-CA"/>
              </w:rPr>
              <w:t>[0:1]</w:t>
            </w:r>
          </w:p>
        </w:tc>
        <w:tc>
          <w:tcPr>
            <w:tcW w:w="992"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2410"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0E251F" w:rsidRPr="00C414DC" w:rsidRDefault="000E251F" w:rsidP="006611B5">
            <w:pPr>
              <w:rPr>
                <w:rFonts w:ascii="Calibri" w:eastAsia="Calibri" w:hAnsi="Calibri"/>
                <w:sz w:val="18"/>
                <w:szCs w:val="18"/>
                <w:lang w:val="en-CA"/>
              </w:rPr>
            </w:pPr>
            <w:r w:rsidRPr="00C414DC">
              <w:rPr>
                <w:rFonts w:ascii="Calibri" w:eastAsia="Calibri" w:hAnsi="Calibri"/>
                <w:sz w:val="18"/>
                <w:szCs w:val="18"/>
                <w:lang w:val="en-CA"/>
              </w:rPr>
              <w:t>Receive Data</w:t>
            </w:r>
          </w:p>
        </w:tc>
      </w:tr>
    </w:tbl>
    <w:p w:rsidR="0059372F" w:rsidRPr="00C414DC" w:rsidRDefault="0059372F" w:rsidP="0054262F">
      <w:pPr>
        <w:rPr>
          <w:lang w:val="en-CA"/>
        </w:rPr>
      </w:pPr>
    </w:p>
    <w:p w:rsidR="0059372F" w:rsidRPr="00C414DC" w:rsidRDefault="0059372F" w:rsidP="0020115F">
      <w:pPr>
        <w:pStyle w:val="Heading3"/>
        <w:rPr>
          <w:lang w:val="en-CA"/>
        </w:rPr>
      </w:pPr>
      <w:bookmarkStart w:id="27" w:name="_Toc505612581"/>
      <w:proofErr w:type="spellStart"/>
      <w:r w:rsidRPr="00C414DC">
        <w:rPr>
          <w:lang w:val="en-CA"/>
        </w:rPr>
        <w:t>PCIe</w:t>
      </w:r>
      <w:proofErr w:type="spellEnd"/>
      <w:r w:rsidRPr="00C414DC">
        <w:rPr>
          <w:lang w:val="en-CA"/>
        </w:rPr>
        <w:t xml:space="preserve"> Interface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230"/>
        <w:gridCol w:w="2126"/>
        <w:gridCol w:w="1276"/>
        <w:gridCol w:w="3674"/>
      </w:tblGrid>
      <w:tr w:rsidR="00C52783" w:rsidRPr="00C414DC" w:rsidTr="00815854">
        <w:tc>
          <w:tcPr>
            <w:tcW w:w="430" w:type="dxa"/>
            <w:shd w:val="clear" w:color="auto" w:fill="D9D9D9"/>
          </w:tcPr>
          <w:p w:rsidR="00C52783" w:rsidRPr="00C414DC" w:rsidRDefault="00C52783" w:rsidP="006611B5">
            <w:pPr>
              <w:rPr>
                <w:rFonts w:ascii="Calibri" w:eastAsia="Calibri" w:hAnsi="Calibri"/>
                <w:sz w:val="22"/>
                <w:szCs w:val="22"/>
                <w:lang w:val="en-CA"/>
              </w:rPr>
            </w:pPr>
          </w:p>
        </w:tc>
        <w:tc>
          <w:tcPr>
            <w:tcW w:w="2230" w:type="dxa"/>
            <w:shd w:val="clear" w:color="auto" w:fill="D9D9D9"/>
          </w:tcPr>
          <w:p w:rsidR="00C52783" w:rsidRPr="00C414DC" w:rsidRDefault="00C52783" w:rsidP="006611B5">
            <w:pPr>
              <w:rPr>
                <w:rFonts w:ascii="Calibri" w:eastAsia="Calibri" w:hAnsi="Calibri"/>
                <w:sz w:val="22"/>
                <w:szCs w:val="22"/>
                <w:lang w:val="en-CA"/>
              </w:rPr>
            </w:pPr>
            <w:r w:rsidRPr="00C414DC">
              <w:rPr>
                <w:rFonts w:ascii="Calibri" w:eastAsia="Calibri" w:hAnsi="Calibri"/>
                <w:sz w:val="22"/>
                <w:szCs w:val="22"/>
                <w:lang w:val="en-CA"/>
              </w:rPr>
              <w:t>PIN Name</w:t>
            </w:r>
          </w:p>
        </w:tc>
        <w:tc>
          <w:tcPr>
            <w:tcW w:w="2126" w:type="dxa"/>
            <w:shd w:val="clear" w:color="auto" w:fill="D9D9D9"/>
          </w:tcPr>
          <w:p w:rsidR="00C52783" w:rsidRPr="00C414DC" w:rsidRDefault="00C52783" w:rsidP="006611B5">
            <w:pPr>
              <w:rPr>
                <w:rFonts w:ascii="Calibri" w:eastAsia="Calibri" w:hAnsi="Calibri"/>
                <w:sz w:val="22"/>
                <w:szCs w:val="22"/>
                <w:lang w:val="en-CA"/>
              </w:rPr>
            </w:pPr>
            <w:r w:rsidRPr="00C414DC">
              <w:rPr>
                <w:rFonts w:ascii="Calibri" w:eastAsia="Calibri" w:hAnsi="Calibri"/>
                <w:sz w:val="22"/>
                <w:szCs w:val="22"/>
                <w:lang w:val="en-CA"/>
              </w:rPr>
              <w:t>I/O Type</w:t>
            </w:r>
          </w:p>
        </w:tc>
        <w:tc>
          <w:tcPr>
            <w:tcW w:w="1276" w:type="dxa"/>
            <w:shd w:val="clear" w:color="auto" w:fill="D9D9D9"/>
          </w:tcPr>
          <w:p w:rsidR="00C52783" w:rsidRPr="00C414DC" w:rsidRDefault="00C52783" w:rsidP="006611B5">
            <w:pPr>
              <w:rPr>
                <w:rFonts w:ascii="Calibri" w:eastAsia="Calibri" w:hAnsi="Calibri"/>
                <w:sz w:val="22"/>
                <w:szCs w:val="22"/>
                <w:lang w:val="en-CA"/>
              </w:rPr>
            </w:pPr>
            <w:r w:rsidRPr="00C414DC">
              <w:rPr>
                <w:rFonts w:ascii="Calibri" w:eastAsia="Calibri" w:hAnsi="Calibri"/>
                <w:sz w:val="22"/>
                <w:szCs w:val="22"/>
                <w:lang w:val="en-CA"/>
              </w:rPr>
              <w:t>FPGA Pin Direction</w:t>
            </w:r>
          </w:p>
        </w:tc>
        <w:tc>
          <w:tcPr>
            <w:tcW w:w="3674" w:type="dxa"/>
            <w:shd w:val="clear" w:color="auto" w:fill="D9D9D9"/>
          </w:tcPr>
          <w:p w:rsidR="00C52783" w:rsidRPr="00C414DC" w:rsidRDefault="00C52783" w:rsidP="006611B5">
            <w:pPr>
              <w:rPr>
                <w:rFonts w:ascii="Calibri" w:eastAsia="Calibri" w:hAnsi="Calibri"/>
                <w:sz w:val="22"/>
                <w:szCs w:val="22"/>
                <w:lang w:val="en-CA"/>
              </w:rPr>
            </w:pPr>
            <w:r w:rsidRPr="00C414DC">
              <w:rPr>
                <w:rFonts w:ascii="Calibri" w:eastAsia="Calibri" w:hAnsi="Calibri"/>
                <w:sz w:val="22"/>
                <w:szCs w:val="22"/>
                <w:lang w:val="en-CA"/>
              </w:rPr>
              <w:t>Description</w:t>
            </w:r>
          </w:p>
        </w:tc>
      </w:tr>
      <w:tr w:rsidR="00C52783" w:rsidRPr="00C414DC" w:rsidTr="00815854">
        <w:tc>
          <w:tcPr>
            <w:tcW w:w="430" w:type="dxa"/>
            <w:shd w:val="clear" w:color="auto" w:fill="auto"/>
          </w:tcPr>
          <w:p w:rsidR="00C52783" w:rsidRPr="00C414DC" w:rsidRDefault="00C52783" w:rsidP="006611B5">
            <w:pPr>
              <w:rPr>
                <w:rFonts w:ascii="Calibri" w:eastAsia="Calibri" w:hAnsi="Calibri"/>
                <w:sz w:val="18"/>
                <w:szCs w:val="18"/>
                <w:lang w:val="en-CA"/>
              </w:rPr>
            </w:pPr>
            <w:r w:rsidRPr="00C414DC">
              <w:rPr>
                <w:rFonts w:ascii="Calibri" w:eastAsia="Calibri" w:hAnsi="Calibri"/>
                <w:sz w:val="18"/>
                <w:szCs w:val="18"/>
                <w:lang w:val="en-CA"/>
              </w:rPr>
              <w:t>1</w:t>
            </w:r>
          </w:p>
        </w:tc>
        <w:tc>
          <w:tcPr>
            <w:tcW w:w="2230" w:type="dxa"/>
            <w:shd w:val="clear" w:color="auto" w:fill="auto"/>
          </w:tcPr>
          <w:p w:rsidR="00C52783" w:rsidRPr="00C414DC" w:rsidRDefault="00C52783"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pcie_sys_rst_n</w:t>
            </w:r>
            <w:proofErr w:type="spellEnd"/>
          </w:p>
        </w:tc>
        <w:tc>
          <w:tcPr>
            <w:tcW w:w="212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CMOS</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C52783" w:rsidRPr="00C414DC" w:rsidRDefault="00490EFD" w:rsidP="006611B5">
            <w:pPr>
              <w:rPr>
                <w:rFonts w:ascii="Calibri" w:eastAsia="Calibri" w:hAnsi="Calibri"/>
                <w:sz w:val="18"/>
                <w:szCs w:val="18"/>
                <w:lang w:val="en-CA"/>
              </w:rPr>
            </w:pP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system reset</w:t>
            </w:r>
          </w:p>
        </w:tc>
      </w:tr>
      <w:tr w:rsidR="00C52783" w:rsidRPr="00DC6A8C" w:rsidTr="00815854">
        <w:tc>
          <w:tcPr>
            <w:tcW w:w="430" w:type="dxa"/>
            <w:shd w:val="clear" w:color="auto" w:fill="auto"/>
          </w:tcPr>
          <w:p w:rsidR="00C52783" w:rsidRPr="00C414DC" w:rsidRDefault="009E2138" w:rsidP="006611B5">
            <w:pPr>
              <w:rPr>
                <w:rFonts w:ascii="Calibri" w:eastAsia="Calibri" w:hAnsi="Calibri"/>
                <w:sz w:val="18"/>
                <w:szCs w:val="18"/>
                <w:lang w:val="en-CA"/>
              </w:rPr>
            </w:pPr>
            <w:r>
              <w:rPr>
                <w:rFonts w:ascii="Calibri" w:eastAsia="Calibri" w:hAnsi="Calibri"/>
                <w:sz w:val="18"/>
                <w:szCs w:val="18"/>
                <w:lang w:val="en-CA"/>
              </w:rPr>
              <w:t>2</w:t>
            </w:r>
          </w:p>
        </w:tc>
        <w:tc>
          <w:tcPr>
            <w:tcW w:w="2230" w:type="dxa"/>
            <w:shd w:val="clear" w:color="auto" w:fill="auto"/>
          </w:tcPr>
          <w:p w:rsidR="00C52783" w:rsidRPr="00C414DC" w:rsidRDefault="00C52783"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pcie_sys_clk_p</w:t>
            </w:r>
            <w:proofErr w:type="spellEnd"/>
          </w:p>
        </w:tc>
        <w:tc>
          <w:tcPr>
            <w:tcW w:w="212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MGTREFCLKP</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 xml:space="preserve">Dedicated MGT </w:t>
            </w: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Ref Clock P</w:t>
            </w:r>
          </w:p>
        </w:tc>
      </w:tr>
      <w:tr w:rsidR="00C52783" w:rsidRPr="00DC6A8C" w:rsidTr="00815854">
        <w:tc>
          <w:tcPr>
            <w:tcW w:w="430" w:type="dxa"/>
            <w:shd w:val="clear" w:color="auto" w:fill="auto"/>
          </w:tcPr>
          <w:p w:rsidR="00C52783" w:rsidRPr="00C414DC" w:rsidRDefault="009E2138" w:rsidP="006611B5">
            <w:pPr>
              <w:rPr>
                <w:rFonts w:ascii="Calibri" w:eastAsia="Calibri" w:hAnsi="Calibri"/>
                <w:sz w:val="18"/>
                <w:szCs w:val="18"/>
                <w:lang w:val="en-CA"/>
              </w:rPr>
            </w:pPr>
            <w:r>
              <w:rPr>
                <w:rFonts w:ascii="Calibri" w:eastAsia="Calibri" w:hAnsi="Calibri"/>
                <w:sz w:val="18"/>
                <w:szCs w:val="18"/>
                <w:lang w:val="en-CA"/>
              </w:rPr>
              <w:t>3</w:t>
            </w:r>
          </w:p>
        </w:tc>
        <w:tc>
          <w:tcPr>
            <w:tcW w:w="2230" w:type="dxa"/>
            <w:shd w:val="clear" w:color="auto" w:fill="auto"/>
          </w:tcPr>
          <w:p w:rsidR="00C52783" w:rsidRPr="00C414DC" w:rsidRDefault="00C52783"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pcie_sys_clk_n</w:t>
            </w:r>
            <w:proofErr w:type="spellEnd"/>
          </w:p>
        </w:tc>
        <w:tc>
          <w:tcPr>
            <w:tcW w:w="212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MGTREFCLKN</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 xml:space="preserve">Dedicated MGT </w:t>
            </w: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Ref Clock N</w:t>
            </w:r>
          </w:p>
        </w:tc>
      </w:tr>
      <w:tr w:rsidR="00C52783" w:rsidRPr="00DC6A8C" w:rsidTr="00815854">
        <w:tc>
          <w:tcPr>
            <w:tcW w:w="430" w:type="dxa"/>
            <w:shd w:val="clear" w:color="auto" w:fill="auto"/>
          </w:tcPr>
          <w:p w:rsidR="00C52783" w:rsidRPr="00C414DC" w:rsidRDefault="009E2138" w:rsidP="006611B5">
            <w:pPr>
              <w:rPr>
                <w:rFonts w:ascii="Calibri" w:eastAsia="Calibri" w:hAnsi="Calibri"/>
                <w:sz w:val="18"/>
                <w:szCs w:val="18"/>
                <w:lang w:val="en-CA"/>
              </w:rPr>
            </w:pPr>
            <w:r>
              <w:rPr>
                <w:rFonts w:ascii="Calibri" w:eastAsia="Calibri" w:hAnsi="Calibri"/>
                <w:sz w:val="18"/>
                <w:szCs w:val="18"/>
                <w:lang w:val="en-CA"/>
              </w:rPr>
              <w:t>4</w:t>
            </w:r>
          </w:p>
        </w:tc>
        <w:tc>
          <w:tcPr>
            <w:tcW w:w="2230" w:type="dxa"/>
            <w:shd w:val="clear" w:color="auto" w:fill="auto"/>
          </w:tcPr>
          <w:p w:rsidR="00C52783" w:rsidRPr="00C414DC" w:rsidRDefault="00C52783"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pcie_tx_p</w:t>
            </w:r>
            <w:proofErr w:type="spellEnd"/>
          </w:p>
        </w:tc>
        <w:tc>
          <w:tcPr>
            <w:tcW w:w="212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MGTXTXP</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Output</w:t>
            </w:r>
          </w:p>
        </w:tc>
        <w:tc>
          <w:tcPr>
            <w:tcW w:w="3674" w:type="dxa"/>
            <w:shd w:val="clear" w:color="auto" w:fill="auto"/>
          </w:tcPr>
          <w:p w:rsidR="00C52783" w:rsidRPr="00C414DC" w:rsidRDefault="00490EFD" w:rsidP="00490EFD">
            <w:pPr>
              <w:rPr>
                <w:rFonts w:ascii="Calibri" w:eastAsia="Calibri" w:hAnsi="Calibri"/>
                <w:sz w:val="18"/>
                <w:szCs w:val="18"/>
                <w:lang w:val="en-CA"/>
              </w:rPr>
            </w:pPr>
            <w:r w:rsidRPr="00C414DC">
              <w:rPr>
                <w:rFonts w:ascii="Calibri" w:eastAsia="Calibri" w:hAnsi="Calibri"/>
                <w:sz w:val="18"/>
                <w:szCs w:val="18"/>
                <w:lang w:val="en-CA"/>
              </w:rPr>
              <w:t xml:space="preserve">Dedicated MGT </w:t>
            </w: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w:t>
            </w:r>
            <w:proofErr w:type="spellStart"/>
            <w:r w:rsidRPr="00C414DC">
              <w:rPr>
                <w:rFonts w:ascii="Calibri" w:eastAsia="Calibri" w:hAnsi="Calibri"/>
                <w:sz w:val="18"/>
                <w:szCs w:val="18"/>
                <w:lang w:val="en-CA"/>
              </w:rPr>
              <w:t>Tx</w:t>
            </w:r>
            <w:proofErr w:type="spellEnd"/>
            <w:r w:rsidRPr="00C414DC">
              <w:rPr>
                <w:rFonts w:ascii="Calibri" w:eastAsia="Calibri" w:hAnsi="Calibri"/>
                <w:sz w:val="18"/>
                <w:szCs w:val="18"/>
                <w:lang w:val="en-CA"/>
              </w:rPr>
              <w:t xml:space="preserve"> P</w:t>
            </w:r>
          </w:p>
        </w:tc>
      </w:tr>
      <w:tr w:rsidR="00C52783" w:rsidRPr="00DC6A8C" w:rsidTr="00815854">
        <w:tc>
          <w:tcPr>
            <w:tcW w:w="430" w:type="dxa"/>
            <w:shd w:val="clear" w:color="auto" w:fill="auto"/>
          </w:tcPr>
          <w:p w:rsidR="00C52783" w:rsidRPr="00C414DC" w:rsidRDefault="009E2138" w:rsidP="006611B5">
            <w:pPr>
              <w:rPr>
                <w:rFonts w:ascii="Calibri" w:eastAsia="Calibri" w:hAnsi="Calibri"/>
                <w:sz w:val="18"/>
                <w:szCs w:val="18"/>
                <w:lang w:val="en-CA"/>
              </w:rPr>
            </w:pPr>
            <w:r>
              <w:rPr>
                <w:rFonts w:ascii="Calibri" w:eastAsia="Calibri" w:hAnsi="Calibri"/>
                <w:sz w:val="18"/>
                <w:szCs w:val="18"/>
                <w:lang w:val="en-CA"/>
              </w:rPr>
              <w:t>5</w:t>
            </w:r>
          </w:p>
        </w:tc>
        <w:tc>
          <w:tcPr>
            <w:tcW w:w="2230" w:type="dxa"/>
            <w:shd w:val="clear" w:color="auto" w:fill="auto"/>
          </w:tcPr>
          <w:p w:rsidR="00C52783" w:rsidRPr="00C414DC" w:rsidRDefault="00C52783" w:rsidP="006611B5">
            <w:pPr>
              <w:rPr>
                <w:rFonts w:ascii="Calibri" w:eastAsia="Calibri" w:hAnsi="Calibri"/>
                <w:sz w:val="18"/>
                <w:szCs w:val="18"/>
                <w:lang w:val="en-CA"/>
              </w:rPr>
            </w:pPr>
            <w:proofErr w:type="spellStart"/>
            <w:r w:rsidRPr="00C414DC">
              <w:rPr>
                <w:rFonts w:ascii="Fixedsys" w:eastAsia="Calibri" w:hAnsi="Fixedsys" w:cs="Fixedsys"/>
                <w:sz w:val="22"/>
                <w:szCs w:val="22"/>
                <w:lang w:val="en-CA" w:eastAsia="fr-CA"/>
              </w:rPr>
              <w:t>pcie_tx_n</w:t>
            </w:r>
            <w:proofErr w:type="spellEnd"/>
          </w:p>
        </w:tc>
        <w:tc>
          <w:tcPr>
            <w:tcW w:w="212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MGTXTXN</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Output</w:t>
            </w:r>
          </w:p>
        </w:tc>
        <w:tc>
          <w:tcPr>
            <w:tcW w:w="3674"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 xml:space="preserve">Dedicated MGT </w:t>
            </w: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w:t>
            </w:r>
            <w:proofErr w:type="spellStart"/>
            <w:r w:rsidRPr="00C414DC">
              <w:rPr>
                <w:rFonts w:ascii="Calibri" w:eastAsia="Calibri" w:hAnsi="Calibri"/>
                <w:sz w:val="18"/>
                <w:szCs w:val="18"/>
                <w:lang w:val="en-CA"/>
              </w:rPr>
              <w:t>Tx</w:t>
            </w:r>
            <w:proofErr w:type="spellEnd"/>
            <w:r w:rsidRPr="00C414DC">
              <w:rPr>
                <w:rFonts w:ascii="Calibri" w:eastAsia="Calibri" w:hAnsi="Calibri"/>
                <w:sz w:val="18"/>
                <w:szCs w:val="18"/>
                <w:lang w:val="en-CA"/>
              </w:rPr>
              <w:t xml:space="preserve"> N</w:t>
            </w:r>
          </w:p>
        </w:tc>
      </w:tr>
      <w:tr w:rsidR="00C52783" w:rsidRPr="00DC6A8C" w:rsidTr="00815854">
        <w:tc>
          <w:tcPr>
            <w:tcW w:w="430" w:type="dxa"/>
            <w:shd w:val="clear" w:color="auto" w:fill="auto"/>
          </w:tcPr>
          <w:p w:rsidR="00C52783" w:rsidRPr="00C414DC" w:rsidRDefault="009E2138" w:rsidP="006611B5">
            <w:pPr>
              <w:rPr>
                <w:rFonts w:ascii="Calibri" w:eastAsia="Calibri" w:hAnsi="Calibri"/>
                <w:sz w:val="18"/>
                <w:szCs w:val="18"/>
                <w:lang w:val="en-CA"/>
              </w:rPr>
            </w:pPr>
            <w:r>
              <w:rPr>
                <w:rFonts w:ascii="Calibri" w:eastAsia="Calibri" w:hAnsi="Calibri"/>
                <w:sz w:val="18"/>
                <w:szCs w:val="18"/>
                <w:lang w:val="en-CA"/>
              </w:rPr>
              <w:t>6</w:t>
            </w:r>
          </w:p>
        </w:tc>
        <w:tc>
          <w:tcPr>
            <w:tcW w:w="2230" w:type="dxa"/>
            <w:shd w:val="clear" w:color="auto" w:fill="auto"/>
          </w:tcPr>
          <w:p w:rsidR="00C52783" w:rsidRPr="00C414DC" w:rsidRDefault="00C52783" w:rsidP="00815854">
            <w:pPr>
              <w:autoSpaceDE w:val="0"/>
              <w:autoSpaceDN w:val="0"/>
              <w:adjustRightInd w:val="0"/>
              <w:spacing w:after="0"/>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pcie_rx_p</w:t>
            </w:r>
            <w:proofErr w:type="spellEnd"/>
          </w:p>
        </w:tc>
        <w:tc>
          <w:tcPr>
            <w:tcW w:w="2126" w:type="dxa"/>
            <w:shd w:val="clear" w:color="auto" w:fill="auto"/>
          </w:tcPr>
          <w:p w:rsidR="00C52783" w:rsidRPr="00C414DC" w:rsidRDefault="00490EFD" w:rsidP="00490EFD">
            <w:pPr>
              <w:rPr>
                <w:rFonts w:ascii="Calibri" w:eastAsia="Calibri" w:hAnsi="Calibri"/>
                <w:sz w:val="18"/>
                <w:szCs w:val="18"/>
                <w:lang w:val="en-CA"/>
              </w:rPr>
            </w:pPr>
            <w:r w:rsidRPr="00C414DC">
              <w:rPr>
                <w:rFonts w:ascii="Calibri" w:eastAsia="Calibri" w:hAnsi="Calibri"/>
                <w:sz w:val="18"/>
                <w:szCs w:val="18"/>
                <w:lang w:val="en-CA"/>
              </w:rPr>
              <w:t>MGTXRXP</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 xml:space="preserve">Dedicated MGT </w:t>
            </w: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Rx P</w:t>
            </w:r>
          </w:p>
        </w:tc>
      </w:tr>
      <w:tr w:rsidR="00C52783" w:rsidRPr="00DC6A8C" w:rsidTr="00815854">
        <w:tc>
          <w:tcPr>
            <w:tcW w:w="430" w:type="dxa"/>
            <w:shd w:val="clear" w:color="auto" w:fill="auto"/>
          </w:tcPr>
          <w:p w:rsidR="00C52783" w:rsidRPr="00C414DC" w:rsidRDefault="009E2138" w:rsidP="006611B5">
            <w:pPr>
              <w:rPr>
                <w:rFonts w:ascii="Calibri" w:eastAsia="Calibri" w:hAnsi="Calibri"/>
                <w:sz w:val="18"/>
                <w:szCs w:val="18"/>
                <w:lang w:val="en-CA"/>
              </w:rPr>
            </w:pPr>
            <w:r>
              <w:rPr>
                <w:rFonts w:ascii="Calibri" w:eastAsia="Calibri" w:hAnsi="Calibri"/>
                <w:sz w:val="18"/>
                <w:szCs w:val="18"/>
                <w:lang w:val="en-CA"/>
              </w:rPr>
              <w:t>7</w:t>
            </w:r>
          </w:p>
        </w:tc>
        <w:tc>
          <w:tcPr>
            <w:tcW w:w="2230" w:type="dxa"/>
            <w:shd w:val="clear" w:color="auto" w:fill="auto"/>
          </w:tcPr>
          <w:p w:rsidR="00C52783" w:rsidRPr="00C414DC" w:rsidRDefault="00C52783" w:rsidP="006611B5">
            <w:pPr>
              <w:rPr>
                <w:rFonts w:ascii="Calibri" w:eastAsia="Calibri" w:hAnsi="Calibri"/>
                <w:sz w:val="18"/>
                <w:szCs w:val="18"/>
                <w:lang w:val="en-CA"/>
              </w:rPr>
            </w:pPr>
            <w:proofErr w:type="spellStart"/>
            <w:r w:rsidRPr="00C414DC">
              <w:rPr>
                <w:rFonts w:ascii="Fixedsys" w:eastAsia="Calibri" w:hAnsi="Fixedsys" w:cs="Fixedsys"/>
                <w:sz w:val="22"/>
                <w:szCs w:val="22"/>
                <w:lang w:val="en-CA" w:eastAsia="fr-CA"/>
              </w:rPr>
              <w:t>pcie_tx_n</w:t>
            </w:r>
            <w:proofErr w:type="spellEnd"/>
          </w:p>
        </w:tc>
        <w:tc>
          <w:tcPr>
            <w:tcW w:w="2126" w:type="dxa"/>
            <w:shd w:val="clear" w:color="auto" w:fill="auto"/>
          </w:tcPr>
          <w:p w:rsidR="00C52783" w:rsidRPr="00C414DC" w:rsidRDefault="00490EFD" w:rsidP="00490EFD">
            <w:pPr>
              <w:rPr>
                <w:rFonts w:ascii="Calibri" w:eastAsia="Calibri" w:hAnsi="Calibri"/>
                <w:sz w:val="18"/>
                <w:szCs w:val="18"/>
                <w:lang w:val="en-CA"/>
              </w:rPr>
            </w:pPr>
            <w:r w:rsidRPr="00C414DC">
              <w:rPr>
                <w:rFonts w:ascii="Calibri" w:eastAsia="Calibri" w:hAnsi="Calibri"/>
                <w:sz w:val="18"/>
                <w:szCs w:val="18"/>
                <w:lang w:val="en-CA"/>
              </w:rPr>
              <w:t>MGTXRXN</w:t>
            </w:r>
          </w:p>
        </w:tc>
        <w:tc>
          <w:tcPr>
            <w:tcW w:w="1276"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Input</w:t>
            </w:r>
          </w:p>
        </w:tc>
        <w:tc>
          <w:tcPr>
            <w:tcW w:w="3674" w:type="dxa"/>
            <w:shd w:val="clear" w:color="auto" w:fill="auto"/>
          </w:tcPr>
          <w:p w:rsidR="00C52783" w:rsidRPr="00C414DC" w:rsidRDefault="00490EFD" w:rsidP="006611B5">
            <w:pPr>
              <w:rPr>
                <w:rFonts w:ascii="Calibri" w:eastAsia="Calibri" w:hAnsi="Calibri"/>
                <w:sz w:val="18"/>
                <w:szCs w:val="18"/>
                <w:lang w:val="en-CA"/>
              </w:rPr>
            </w:pPr>
            <w:r w:rsidRPr="00C414DC">
              <w:rPr>
                <w:rFonts w:ascii="Calibri" w:eastAsia="Calibri" w:hAnsi="Calibri"/>
                <w:sz w:val="18"/>
                <w:szCs w:val="18"/>
                <w:lang w:val="en-CA"/>
              </w:rPr>
              <w:t xml:space="preserve">Dedicated MGT </w:t>
            </w:r>
            <w:proofErr w:type="spellStart"/>
            <w:r w:rsidRPr="00C414DC">
              <w:rPr>
                <w:rFonts w:ascii="Calibri" w:eastAsia="Calibri" w:hAnsi="Calibri"/>
                <w:sz w:val="18"/>
                <w:szCs w:val="18"/>
                <w:lang w:val="en-CA"/>
              </w:rPr>
              <w:t>PCIe</w:t>
            </w:r>
            <w:proofErr w:type="spellEnd"/>
            <w:r w:rsidRPr="00C414DC">
              <w:rPr>
                <w:rFonts w:ascii="Calibri" w:eastAsia="Calibri" w:hAnsi="Calibri"/>
                <w:sz w:val="18"/>
                <w:szCs w:val="18"/>
                <w:lang w:val="en-CA"/>
              </w:rPr>
              <w:t xml:space="preserve"> </w:t>
            </w:r>
            <w:proofErr w:type="spellStart"/>
            <w:r w:rsidRPr="00C414DC">
              <w:rPr>
                <w:rFonts w:ascii="Calibri" w:eastAsia="Calibri" w:hAnsi="Calibri"/>
                <w:sz w:val="18"/>
                <w:szCs w:val="18"/>
                <w:lang w:val="en-CA"/>
              </w:rPr>
              <w:t>Tx</w:t>
            </w:r>
            <w:proofErr w:type="spellEnd"/>
            <w:r w:rsidRPr="00C414DC">
              <w:rPr>
                <w:rFonts w:ascii="Calibri" w:eastAsia="Calibri" w:hAnsi="Calibri"/>
                <w:sz w:val="18"/>
                <w:szCs w:val="18"/>
                <w:lang w:val="en-CA"/>
              </w:rPr>
              <w:t xml:space="preserve"> N</w:t>
            </w:r>
          </w:p>
        </w:tc>
      </w:tr>
    </w:tbl>
    <w:p w:rsidR="00B01B7D" w:rsidRPr="00C414DC" w:rsidRDefault="00B01B7D" w:rsidP="00C52783">
      <w:pPr>
        <w:rPr>
          <w:lang w:val="en-CA"/>
        </w:rPr>
      </w:pPr>
    </w:p>
    <w:p w:rsidR="00C52783" w:rsidRPr="00C414DC" w:rsidRDefault="00B01B7D" w:rsidP="00C52783">
      <w:pPr>
        <w:rPr>
          <w:lang w:val="en-CA"/>
        </w:rPr>
      </w:pPr>
      <w:r w:rsidRPr="00C414DC">
        <w:rPr>
          <w:lang w:val="en-CA"/>
        </w:rPr>
        <w:br w:type="page"/>
      </w:r>
    </w:p>
    <w:p w:rsidR="0059372F" w:rsidRPr="00C414DC" w:rsidRDefault="0093359F" w:rsidP="0020115F">
      <w:pPr>
        <w:pStyle w:val="Heading3"/>
        <w:rPr>
          <w:lang w:val="en-CA"/>
        </w:rPr>
      </w:pPr>
      <w:bookmarkStart w:id="28" w:name="_Toc505612582"/>
      <w:r w:rsidRPr="00C414DC">
        <w:rPr>
          <w:lang w:val="en-CA"/>
        </w:rPr>
        <w:lastRenderedPageBreak/>
        <w:t xml:space="preserve">Minimum </w:t>
      </w:r>
      <w:r w:rsidR="00B01B7D" w:rsidRPr="00C414DC">
        <w:rPr>
          <w:lang w:val="en-CA"/>
        </w:rPr>
        <w:t xml:space="preserve">Grab </w:t>
      </w:r>
      <w:r w:rsidRPr="00C414DC">
        <w:rPr>
          <w:lang w:val="en-CA"/>
        </w:rPr>
        <w:t>FPGA IO required</w:t>
      </w:r>
      <w:r w:rsidR="003F4EDA" w:rsidRPr="00C414DC">
        <w:rPr>
          <w:lang w:val="en-CA"/>
        </w:rPr>
        <w:t xml:space="preserve"> (1 </w:t>
      </w:r>
      <w:proofErr w:type="spellStart"/>
      <w:r w:rsidR="003F4EDA" w:rsidRPr="00C414DC">
        <w:rPr>
          <w:lang w:val="en-CA"/>
        </w:rPr>
        <w:t>fpga</w:t>
      </w:r>
      <w:proofErr w:type="spellEnd"/>
      <w:r w:rsidR="003F4EDA" w:rsidRPr="00C414DC">
        <w:rPr>
          <w:lang w:val="en-CA"/>
        </w:rPr>
        <w:t xml:space="preserve"> implementation, no </w:t>
      </w:r>
      <w:proofErr w:type="spellStart"/>
      <w:r w:rsidR="003F4EDA" w:rsidRPr="00C414DC">
        <w:rPr>
          <w:lang w:val="en-CA"/>
        </w:rPr>
        <w:t>partitionning</w:t>
      </w:r>
      <w:proofErr w:type="spellEnd"/>
      <w:r w:rsidR="003F4EDA" w:rsidRPr="00C414DC">
        <w:rPr>
          <w:lang w:val="en-CA"/>
        </w:rPr>
        <w:t>)</w:t>
      </w:r>
      <w:bookmarkEnd w:id="28"/>
    </w:p>
    <w:tbl>
      <w:tblPr>
        <w:tblW w:w="5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0"/>
        <w:gridCol w:w="1990"/>
      </w:tblGrid>
      <w:tr w:rsidR="0093359F" w:rsidRPr="00C414DC" w:rsidTr="00815854">
        <w:tc>
          <w:tcPr>
            <w:tcW w:w="3080" w:type="dxa"/>
            <w:shd w:val="clear" w:color="auto" w:fill="D9D9D9"/>
          </w:tcPr>
          <w:p w:rsidR="0093359F" w:rsidRPr="00C414DC" w:rsidRDefault="0093359F" w:rsidP="0093359F">
            <w:pPr>
              <w:rPr>
                <w:rFonts w:ascii="Calibri" w:eastAsia="Calibri" w:hAnsi="Calibri"/>
                <w:sz w:val="22"/>
                <w:szCs w:val="22"/>
                <w:lang w:val="en-CA"/>
              </w:rPr>
            </w:pPr>
            <w:r w:rsidRPr="00C414DC">
              <w:rPr>
                <w:rFonts w:ascii="Calibri" w:eastAsia="Calibri" w:hAnsi="Calibri"/>
                <w:sz w:val="22"/>
                <w:szCs w:val="22"/>
                <w:lang w:val="en-CA"/>
              </w:rPr>
              <w:t>Interface</w:t>
            </w:r>
          </w:p>
        </w:tc>
        <w:tc>
          <w:tcPr>
            <w:tcW w:w="1990" w:type="dxa"/>
            <w:shd w:val="clear" w:color="auto" w:fill="D9D9D9"/>
          </w:tcPr>
          <w:p w:rsidR="0093359F" w:rsidRPr="00C414DC" w:rsidRDefault="0093359F" w:rsidP="00815854">
            <w:pPr>
              <w:jc w:val="center"/>
              <w:rPr>
                <w:rFonts w:ascii="Calibri" w:eastAsia="Calibri" w:hAnsi="Calibri"/>
                <w:sz w:val="22"/>
                <w:szCs w:val="22"/>
                <w:lang w:val="en-CA"/>
              </w:rPr>
            </w:pPr>
            <w:r w:rsidRPr="00C414DC">
              <w:rPr>
                <w:rFonts w:ascii="Calibri" w:eastAsia="Calibri" w:hAnsi="Calibri"/>
                <w:sz w:val="22"/>
                <w:szCs w:val="22"/>
                <w:lang w:val="en-CA"/>
              </w:rPr>
              <w:t>Number of pin</w:t>
            </w:r>
          </w:p>
        </w:tc>
      </w:tr>
      <w:tr w:rsidR="0093359F" w:rsidRPr="00C414DC" w:rsidTr="00815854">
        <w:tc>
          <w:tcPr>
            <w:tcW w:w="3080" w:type="dxa"/>
            <w:shd w:val="clear" w:color="auto" w:fill="auto"/>
          </w:tcPr>
          <w:p w:rsidR="0093359F" w:rsidRPr="00C414DC" w:rsidRDefault="0093359F"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Sensor Interface (4x)</w:t>
            </w:r>
          </w:p>
        </w:tc>
        <w:tc>
          <w:tcPr>
            <w:tcW w:w="1990" w:type="dxa"/>
            <w:shd w:val="clear" w:color="auto" w:fill="auto"/>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22</w:t>
            </w:r>
          </w:p>
        </w:tc>
      </w:tr>
      <w:tr w:rsidR="0093359F" w:rsidRPr="00C414DC" w:rsidTr="00815854">
        <w:tc>
          <w:tcPr>
            <w:tcW w:w="3080" w:type="dxa"/>
            <w:shd w:val="clear" w:color="auto" w:fill="auto"/>
          </w:tcPr>
          <w:p w:rsidR="0093359F" w:rsidRPr="00C414DC" w:rsidRDefault="0093359F"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IO’s</w:t>
            </w:r>
          </w:p>
        </w:tc>
        <w:tc>
          <w:tcPr>
            <w:tcW w:w="1990" w:type="dxa"/>
            <w:shd w:val="clear" w:color="auto" w:fill="auto"/>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15</w:t>
            </w:r>
          </w:p>
        </w:tc>
      </w:tr>
      <w:tr w:rsidR="0093359F" w:rsidRPr="00C414DC" w:rsidTr="00815854">
        <w:tc>
          <w:tcPr>
            <w:tcW w:w="3080" w:type="dxa"/>
            <w:shd w:val="clear" w:color="auto" w:fill="auto"/>
          </w:tcPr>
          <w:p w:rsidR="0093359F" w:rsidRPr="00C414DC" w:rsidRDefault="0093359F"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SPI</w:t>
            </w:r>
            <w:r w:rsidR="003F72D4" w:rsidRPr="00C414DC">
              <w:rPr>
                <w:rFonts w:ascii="Fixedsys" w:eastAsia="Calibri" w:hAnsi="Fixedsys" w:cs="Fixedsys"/>
                <w:sz w:val="22"/>
                <w:szCs w:val="22"/>
                <w:lang w:val="en-CA" w:eastAsia="fr-CA"/>
              </w:rPr>
              <w:t>(Optional)</w:t>
            </w:r>
          </w:p>
        </w:tc>
        <w:tc>
          <w:tcPr>
            <w:tcW w:w="1990" w:type="dxa"/>
            <w:shd w:val="clear" w:color="auto" w:fill="auto"/>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4</w:t>
            </w:r>
          </w:p>
        </w:tc>
      </w:tr>
      <w:tr w:rsidR="0093359F" w:rsidRPr="00C414DC" w:rsidTr="00815854">
        <w:tc>
          <w:tcPr>
            <w:tcW w:w="3080" w:type="dxa"/>
            <w:shd w:val="clear" w:color="auto" w:fill="auto"/>
          </w:tcPr>
          <w:p w:rsidR="0093359F" w:rsidRPr="00C414DC" w:rsidRDefault="0093359F"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I2C</w:t>
            </w:r>
            <w:r w:rsidR="003F72D4" w:rsidRPr="00C414DC">
              <w:rPr>
                <w:rFonts w:ascii="Fixedsys" w:eastAsia="Calibri" w:hAnsi="Fixedsys" w:cs="Fixedsys"/>
                <w:sz w:val="22"/>
                <w:szCs w:val="22"/>
                <w:lang w:val="en-CA" w:eastAsia="fr-CA"/>
              </w:rPr>
              <w:t>(Optional)</w:t>
            </w:r>
          </w:p>
        </w:tc>
        <w:tc>
          <w:tcPr>
            <w:tcW w:w="1990" w:type="dxa"/>
            <w:shd w:val="clear" w:color="auto" w:fill="auto"/>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2</w:t>
            </w:r>
          </w:p>
        </w:tc>
      </w:tr>
      <w:tr w:rsidR="0093359F" w:rsidRPr="00C414DC" w:rsidTr="00815854">
        <w:tc>
          <w:tcPr>
            <w:tcW w:w="3080" w:type="dxa"/>
            <w:shd w:val="clear" w:color="auto" w:fill="auto"/>
          </w:tcPr>
          <w:p w:rsidR="0093359F" w:rsidRPr="00C414DC" w:rsidRDefault="0093359F" w:rsidP="006611B5">
            <w:pPr>
              <w:rPr>
                <w:rFonts w:ascii="Calibri" w:eastAsia="Calibri" w:hAnsi="Calibri"/>
                <w:sz w:val="18"/>
                <w:szCs w:val="18"/>
                <w:lang w:val="en-CA"/>
              </w:rPr>
            </w:pPr>
            <w:r w:rsidRPr="00C414DC">
              <w:rPr>
                <w:rFonts w:ascii="Fixedsys" w:eastAsia="Calibri" w:hAnsi="Fixedsys" w:cs="Fixedsys"/>
                <w:sz w:val="22"/>
                <w:szCs w:val="22"/>
                <w:lang w:val="en-CA" w:eastAsia="fr-CA"/>
              </w:rPr>
              <w:t>Memory</w:t>
            </w:r>
          </w:p>
        </w:tc>
        <w:tc>
          <w:tcPr>
            <w:tcW w:w="1990" w:type="dxa"/>
            <w:shd w:val="clear" w:color="auto" w:fill="auto"/>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0</w:t>
            </w:r>
          </w:p>
        </w:tc>
      </w:tr>
      <w:tr w:rsidR="0093359F" w:rsidRPr="00C414DC" w:rsidTr="00815854">
        <w:tc>
          <w:tcPr>
            <w:tcW w:w="3080" w:type="dxa"/>
            <w:shd w:val="clear" w:color="auto" w:fill="auto"/>
          </w:tcPr>
          <w:p w:rsidR="0093359F" w:rsidRPr="00C414DC" w:rsidRDefault="0093359F" w:rsidP="006611B5">
            <w:pPr>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w:t>
            </w:r>
            <w:proofErr w:type="spellEnd"/>
            <w:r w:rsidR="00B01B7D" w:rsidRPr="00C414DC">
              <w:rPr>
                <w:rFonts w:ascii="Fixedsys" w:eastAsia="Calibri" w:hAnsi="Fixedsys" w:cs="Fixedsys"/>
                <w:sz w:val="22"/>
                <w:szCs w:val="22"/>
                <w:lang w:val="en-CA" w:eastAsia="fr-CA"/>
              </w:rPr>
              <w:t>(1x</w:t>
            </w:r>
            <w:r w:rsidR="00490EFD" w:rsidRPr="00C414DC">
              <w:rPr>
                <w:rFonts w:ascii="Fixedsys" w:eastAsia="Calibri" w:hAnsi="Fixedsys" w:cs="Fixedsys"/>
                <w:sz w:val="22"/>
                <w:szCs w:val="22"/>
                <w:lang w:val="en-CA" w:eastAsia="fr-CA"/>
              </w:rPr>
              <w:t>/2x</w:t>
            </w:r>
            <w:r w:rsidR="00B01B7D" w:rsidRPr="00C414DC">
              <w:rPr>
                <w:rFonts w:ascii="Fixedsys" w:eastAsia="Calibri" w:hAnsi="Fixedsys" w:cs="Fixedsys"/>
                <w:sz w:val="22"/>
                <w:szCs w:val="22"/>
                <w:lang w:val="en-CA" w:eastAsia="fr-CA"/>
              </w:rPr>
              <w:t>)</w:t>
            </w:r>
          </w:p>
        </w:tc>
        <w:tc>
          <w:tcPr>
            <w:tcW w:w="1990" w:type="dxa"/>
            <w:shd w:val="clear" w:color="auto" w:fill="auto"/>
          </w:tcPr>
          <w:p w:rsidR="0093359F" w:rsidRPr="00C414DC" w:rsidRDefault="00490EFD" w:rsidP="00815854">
            <w:pPr>
              <w:jc w:val="center"/>
              <w:rPr>
                <w:rFonts w:ascii="Calibri" w:eastAsia="Calibri" w:hAnsi="Calibri"/>
                <w:sz w:val="18"/>
                <w:szCs w:val="18"/>
                <w:lang w:val="en-CA"/>
              </w:rPr>
            </w:pPr>
            <w:r w:rsidRPr="00C414DC">
              <w:rPr>
                <w:rFonts w:ascii="Calibri" w:eastAsia="Calibri" w:hAnsi="Calibri"/>
                <w:sz w:val="18"/>
                <w:szCs w:val="18"/>
                <w:lang w:val="en-CA"/>
              </w:rPr>
              <w:t>1</w:t>
            </w:r>
          </w:p>
        </w:tc>
      </w:tr>
      <w:tr w:rsidR="00B01B7D" w:rsidRPr="00C414DC" w:rsidTr="00815854">
        <w:tc>
          <w:tcPr>
            <w:tcW w:w="3080" w:type="dxa"/>
            <w:shd w:val="clear" w:color="auto" w:fill="auto"/>
          </w:tcPr>
          <w:p w:rsidR="00B01B7D" w:rsidRPr="00C414DC" w:rsidRDefault="00B01B7D" w:rsidP="00B01B7D">
            <w:pPr>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NC-SI</w:t>
            </w:r>
          </w:p>
        </w:tc>
        <w:tc>
          <w:tcPr>
            <w:tcW w:w="1990" w:type="dxa"/>
            <w:shd w:val="clear" w:color="auto" w:fill="auto"/>
          </w:tcPr>
          <w:p w:rsidR="00B01B7D" w:rsidRPr="00C414DC" w:rsidRDefault="000E251F" w:rsidP="00815854">
            <w:pPr>
              <w:jc w:val="center"/>
              <w:rPr>
                <w:rFonts w:ascii="Calibri" w:eastAsia="Calibri" w:hAnsi="Calibri"/>
                <w:sz w:val="18"/>
                <w:szCs w:val="18"/>
                <w:lang w:val="en-CA"/>
              </w:rPr>
            </w:pPr>
            <w:r w:rsidRPr="00C414DC">
              <w:rPr>
                <w:rFonts w:ascii="Calibri" w:eastAsia="Calibri" w:hAnsi="Calibri"/>
                <w:sz w:val="18"/>
                <w:szCs w:val="18"/>
                <w:lang w:val="en-CA"/>
              </w:rPr>
              <w:t>7</w:t>
            </w:r>
          </w:p>
        </w:tc>
      </w:tr>
      <w:tr w:rsidR="0093359F" w:rsidRPr="00C414DC" w:rsidTr="00815854">
        <w:tc>
          <w:tcPr>
            <w:tcW w:w="3080" w:type="dxa"/>
            <w:shd w:val="clear" w:color="auto" w:fill="auto"/>
          </w:tcPr>
          <w:p w:rsidR="0093359F" w:rsidRPr="00C414DC" w:rsidRDefault="0093359F" w:rsidP="006611B5">
            <w:pPr>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Others</w:t>
            </w:r>
          </w:p>
        </w:tc>
        <w:tc>
          <w:tcPr>
            <w:tcW w:w="1990" w:type="dxa"/>
            <w:shd w:val="clear" w:color="auto" w:fill="auto"/>
          </w:tcPr>
          <w:p w:rsidR="0093359F" w:rsidRPr="00C414DC" w:rsidRDefault="0093359F" w:rsidP="00815854">
            <w:pPr>
              <w:jc w:val="center"/>
              <w:rPr>
                <w:rFonts w:ascii="Calibri" w:eastAsia="Calibri" w:hAnsi="Calibri"/>
                <w:sz w:val="18"/>
                <w:szCs w:val="18"/>
                <w:lang w:val="en-CA"/>
              </w:rPr>
            </w:pPr>
            <w:r w:rsidRPr="00C414DC">
              <w:rPr>
                <w:rFonts w:ascii="Calibri" w:eastAsia="Calibri" w:hAnsi="Calibri"/>
                <w:sz w:val="18"/>
                <w:szCs w:val="18"/>
                <w:lang w:val="en-CA"/>
              </w:rPr>
              <w:t>0</w:t>
            </w:r>
          </w:p>
        </w:tc>
      </w:tr>
      <w:tr w:rsidR="0093359F" w:rsidRPr="00C414DC" w:rsidTr="00815854">
        <w:tc>
          <w:tcPr>
            <w:tcW w:w="3080" w:type="dxa"/>
            <w:shd w:val="clear" w:color="auto" w:fill="auto"/>
          </w:tcPr>
          <w:p w:rsidR="0093359F" w:rsidRPr="00C414DC" w:rsidRDefault="0093359F" w:rsidP="00815854">
            <w:pPr>
              <w:jc w:val="right"/>
              <w:rPr>
                <w:rFonts w:ascii="Fixedsys" w:eastAsia="Calibri" w:hAnsi="Fixedsys" w:cs="Fixedsys"/>
                <w:b/>
                <w:sz w:val="24"/>
                <w:szCs w:val="24"/>
                <w:lang w:val="en-CA" w:eastAsia="fr-CA"/>
              </w:rPr>
            </w:pPr>
            <w:r w:rsidRPr="00C414DC">
              <w:rPr>
                <w:rFonts w:ascii="Fixedsys" w:eastAsia="Calibri" w:hAnsi="Fixedsys" w:cs="Fixedsys"/>
                <w:b/>
                <w:sz w:val="24"/>
                <w:szCs w:val="24"/>
                <w:lang w:val="en-CA" w:eastAsia="fr-CA"/>
              </w:rPr>
              <w:t>TOTAL</w:t>
            </w:r>
          </w:p>
        </w:tc>
        <w:tc>
          <w:tcPr>
            <w:tcW w:w="1990" w:type="dxa"/>
            <w:shd w:val="clear" w:color="auto" w:fill="auto"/>
          </w:tcPr>
          <w:p w:rsidR="0093359F" w:rsidRPr="00C414DC" w:rsidRDefault="000E251F" w:rsidP="00815854">
            <w:pPr>
              <w:jc w:val="center"/>
              <w:rPr>
                <w:rFonts w:ascii="Calibri" w:eastAsia="Calibri" w:hAnsi="Calibri"/>
                <w:b/>
                <w:sz w:val="24"/>
                <w:szCs w:val="24"/>
                <w:lang w:val="en-CA"/>
              </w:rPr>
            </w:pPr>
            <w:r w:rsidRPr="00C414DC">
              <w:rPr>
                <w:rFonts w:ascii="Calibri" w:eastAsia="Calibri" w:hAnsi="Calibri"/>
                <w:b/>
                <w:sz w:val="24"/>
                <w:szCs w:val="24"/>
                <w:lang w:val="en-CA"/>
              </w:rPr>
              <w:t>51</w:t>
            </w:r>
          </w:p>
        </w:tc>
      </w:tr>
    </w:tbl>
    <w:p w:rsidR="00C136A3" w:rsidRPr="00C414DC" w:rsidRDefault="00C136A3" w:rsidP="004964D9">
      <w:pPr>
        <w:rPr>
          <w:lang w:val="en-CA"/>
        </w:rPr>
      </w:pPr>
    </w:p>
    <w:p w:rsidR="00C136A3" w:rsidRPr="00C414DC" w:rsidRDefault="00C136A3" w:rsidP="0020115F">
      <w:pPr>
        <w:pStyle w:val="Heading3"/>
        <w:rPr>
          <w:lang w:val="en-CA"/>
        </w:rPr>
      </w:pPr>
      <w:bookmarkStart w:id="29" w:name="_Toc505612583"/>
      <w:r w:rsidRPr="00C414DC">
        <w:rPr>
          <w:lang w:val="en-CA"/>
        </w:rPr>
        <w:t xml:space="preserve">Minimum </w:t>
      </w:r>
      <w:r w:rsidR="00B01B7D" w:rsidRPr="00C414DC">
        <w:rPr>
          <w:lang w:val="en-CA"/>
        </w:rPr>
        <w:t xml:space="preserve">Grab </w:t>
      </w:r>
      <w:r w:rsidRPr="00C414DC">
        <w:rPr>
          <w:lang w:val="en-CA"/>
        </w:rPr>
        <w:t>FPGA IO required</w:t>
      </w:r>
      <w:r w:rsidR="00BF4F73" w:rsidRPr="00C414DC">
        <w:rPr>
          <w:lang w:val="en-CA"/>
        </w:rPr>
        <w:t xml:space="preserve"> (2</w:t>
      </w:r>
      <w:r w:rsidRPr="00C414DC">
        <w:rPr>
          <w:lang w:val="en-CA"/>
        </w:rPr>
        <w:t xml:space="preserve"> </w:t>
      </w:r>
      <w:proofErr w:type="spellStart"/>
      <w:r w:rsidRPr="00C414DC">
        <w:rPr>
          <w:lang w:val="en-CA"/>
        </w:rPr>
        <w:t>fpga</w:t>
      </w:r>
      <w:proofErr w:type="spellEnd"/>
      <w:r w:rsidRPr="00C414DC">
        <w:rPr>
          <w:lang w:val="en-CA"/>
        </w:rPr>
        <w:t xml:space="preserve"> implementation</w:t>
      </w:r>
      <w:r w:rsidR="00DA3DF8" w:rsidRPr="00C414DC">
        <w:rPr>
          <w:lang w:val="en-CA"/>
        </w:rPr>
        <w:t xml:space="preserve">, </w:t>
      </w:r>
      <w:proofErr w:type="spellStart"/>
      <w:r w:rsidR="00DA3DF8" w:rsidRPr="00C414DC">
        <w:rPr>
          <w:lang w:val="en-CA"/>
        </w:rPr>
        <w:t>SpiderIO</w:t>
      </w:r>
      <w:proofErr w:type="spellEnd"/>
      <w:r w:rsidR="00DA3DF8" w:rsidRPr="00C414DC">
        <w:rPr>
          <w:lang w:val="en-CA"/>
        </w:rPr>
        <w:t xml:space="preserve"> in the </w:t>
      </w:r>
      <w:proofErr w:type="spellStart"/>
      <w:r w:rsidR="000E251F" w:rsidRPr="00C414DC">
        <w:rPr>
          <w:lang w:val="en-CA"/>
        </w:rPr>
        <w:t>Profiblaze</w:t>
      </w:r>
      <w:proofErr w:type="spellEnd"/>
      <w:r w:rsidR="00DA3DF8" w:rsidRPr="00C414DC">
        <w:rPr>
          <w:lang w:val="en-CA"/>
        </w:rPr>
        <w:t xml:space="preserve"> FPGA</w:t>
      </w:r>
      <w:r w:rsidRPr="00C414DC">
        <w:rPr>
          <w:lang w:val="en-CA"/>
        </w:rPr>
        <w:t>)</w:t>
      </w:r>
      <w:bookmarkEnd w:id="29"/>
    </w:p>
    <w:tbl>
      <w:tblPr>
        <w:tblW w:w="5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0"/>
        <w:gridCol w:w="1990"/>
      </w:tblGrid>
      <w:tr w:rsidR="00C136A3" w:rsidRPr="00C414DC" w:rsidTr="00815854">
        <w:tc>
          <w:tcPr>
            <w:tcW w:w="3080" w:type="dxa"/>
            <w:shd w:val="clear" w:color="auto" w:fill="D9D9D9"/>
          </w:tcPr>
          <w:p w:rsidR="00C136A3" w:rsidRPr="00C414DC" w:rsidRDefault="00C136A3" w:rsidP="00815854">
            <w:pPr>
              <w:rPr>
                <w:rFonts w:ascii="Calibri" w:eastAsia="Calibri" w:hAnsi="Calibri"/>
                <w:sz w:val="22"/>
                <w:szCs w:val="22"/>
                <w:lang w:val="en-CA"/>
              </w:rPr>
            </w:pPr>
            <w:r w:rsidRPr="00C414DC">
              <w:rPr>
                <w:rFonts w:ascii="Calibri" w:eastAsia="Calibri" w:hAnsi="Calibri"/>
                <w:sz w:val="22"/>
                <w:szCs w:val="22"/>
                <w:lang w:val="en-CA"/>
              </w:rPr>
              <w:t>Interface</w:t>
            </w:r>
          </w:p>
        </w:tc>
        <w:tc>
          <w:tcPr>
            <w:tcW w:w="1990" w:type="dxa"/>
            <w:shd w:val="clear" w:color="auto" w:fill="D9D9D9"/>
          </w:tcPr>
          <w:p w:rsidR="00C136A3" w:rsidRPr="00C414DC" w:rsidRDefault="00C136A3" w:rsidP="00815854">
            <w:pPr>
              <w:jc w:val="center"/>
              <w:rPr>
                <w:rFonts w:ascii="Calibri" w:eastAsia="Calibri" w:hAnsi="Calibri"/>
                <w:sz w:val="22"/>
                <w:szCs w:val="22"/>
                <w:lang w:val="en-CA"/>
              </w:rPr>
            </w:pPr>
            <w:r w:rsidRPr="00C414DC">
              <w:rPr>
                <w:rFonts w:ascii="Calibri" w:eastAsia="Calibri" w:hAnsi="Calibri"/>
                <w:sz w:val="22"/>
                <w:szCs w:val="22"/>
                <w:lang w:val="en-CA"/>
              </w:rPr>
              <w:t>Number of pin</w:t>
            </w:r>
          </w:p>
        </w:tc>
      </w:tr>
      <w:tr w:rsidR="00C136A3" w:rsidRPr="00C414DC" w:rsidTr="00815854">
        <w:tc>
          <w:tcPr>
            <w:tcW w:w="3080" w:type="dxa"/>
            <w:shd w:val="clear" w:color="auto" w:fill="auto"/>
          </w:tcPr>
          <w:p w:rsidR="00C136A3" w:rsidRPr="00C414DC" w:rsidRDefault="00C136A3"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Sensor Interface (4x)</w:t>
            </w:r>
          </w:p>
        </w:tc>
        <w:tc>
          <w:tcPr>
            <w:tcW w:w="1990" w:type="dxa"/>
            <w:shd w:val="clear" w:color="auto" w:fill="auto"/>
          </w:tcPr>
          <w:p w:rsidR="00C136A3" w:rsidRPr="00C414DC" w:rsidRDefault="00C136A3" w:rsidP="00815854">
            <w:pPr>
              <w:jc w:val="center"/>
              <w:rPr>
                <w:rFonts w:ascii="Calibri" w:eastAsia="Calibri" w:hAnsi="Calibri"/>
                <w:sz w:val="18"/>
                <w:szCs w:val="18"/>
                <w:lang w:val="en-CA"/>
              </w:rPr>
            </w:pPr>
            <w:r w:rsidRPr="00C414DC">
              <w:rPr>
                <w:rFonts w:ascii="Calibri" w:eastAsia="Calibri" w:hAnsi="Calibri"/>
                <w:sz w:val="18"/>
                <w:szCs w:val="18"/>
                <w:lang w:val="en-CA"/>
              </w:rPr>
              <w:t>22</w:t>
            </w:r>
          </w:p>
        </w:tc>
      </w:tr>
      <w:tr w:rsidR="00C136A3" w:rsidRPr="00C414DC" w:rsidTr="00815854">
        <w:tc>
          <w:tcPr>
            <w:tcW w:w="3080" w:type="dxa"/>
            <w:shd w:val="clear" w:color="auto" w:fill="auto"/>
          </w:tcPr>
          <w:p w:rsidR="00C136A3" w:rsidRPr="00C414DC" w:rsidRDefault="00C136A3"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IO’s</w:t>
            </w:r>
          </w:p>
        </w:tc>
        <w:tc>
          <w:tcPr>
            <w:tcW w:w="1990" w:type="dxa"/>
            <w:shd w:val="clear" w:color="auto" w:fill="auto"/>
          </w:tcPr>
          <w:p w:rsidR="00C136A3" w:rsidRPr="00C414DC" w:rsidRDefault="00C136A3" w:rsidP="00815854">
            <w:pPr>
              <w:jc w:val="center"/>
              <w:rPr>
                <w:rFonts w:ascii="Calibri" w:eastAsia="Calibri" w:hAnsi="Calibri"/>
                <w:sz w:val="18"/>
                <w:szCs w:val="18"/>
                <w:lang w:val="en-CA"/>
              </w:rPr>
            </w:pPr>
            <w:r w:rsidRPr="00C414DC">
              <w:rPr>
                <w:rFonts w:ascii="Calibri" w:eastAsia="Calibri" w:hAnsi="Calibri"/>
                <w:sz w:val="18"/>
                <w:szCs w:val="18"/>
                <w:lang w:val="en-CA"/>
              </w:rPr>
              <w:t>1</w:t>
            </w:r>
            <w:r w:rsidR="00B01B7D" w:rsidRPr="00C414DC">
              <w:rPr>
                <w:rFonts w:ascii="Calibri" w:eastAsia="Calibri" w:hAnsi="Calibri"/>
                <w:sz w:val="18"/>
                <w:szCs w:val="18"/>
                <w:lang w:val="en-CA"/>
              </w:rPr>
              <w:t>1</w:t>
            </w:r>
          </w:p>
        </w:tc>
      </w:tr>
      <w:tr w:rsidR="00C136A3" w:rsidRPr="00C414DC" w:rsidTr="00815854">
        <w:tc>
          <w:tcPr>
            <w:tcW w:w="3080" w:type="dxa"/>
            <w:shd w:val="clear" w:color="auto" w:fill="auto"/>
          </w:tcPr>
          <w:p w:rsidR="00C136A3" w:rsidRPr="00C414DC" w:rsidRDefault="00C136A3"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SPI(Optional)</w:t>
            </w:r>
          </w:p>
        </w:tc>
        <w:tc>
          <w:tcPr>
            <w:tcW w:w="1990" w:type="dxa"/>
            <w:shd w:val="clear" w:color="auto" w:fill="auto"/>
          </w:tcPr>
          <w:p w:rsidR="00C136A3" w:rsidRPr="00C414DC" w:rsidRDefault="00C136A3" w:rsidP="00815854">
            <w:pPr>
              <w:jc w:val="center"/>
              <w:rPr>
                <w:rFonts w:ascii="Calibri" w:eastAsia="Calibri" w:hAnsi="Calibri"/>
                <w:sz w:val="18"/>
                <w:szCs w:val="18"/>
                <w:lang w:val="en-CA"/>
              </w:rPr>
            </w:pPr>
            <w:r w:rsidRPr="00C414DC">
              <w:rPr>
                <w:rFonts w:ascii="Calibri" w:eastAsia="Calibri" w:hAnsi="Calibri"/>
                <w:sz w:val="18"/>
                <w:szCs w:val="18"/>
                <w:lang w:val="en-CA"/>
              </w:rPr>
              <w:t>4</w:t>
            </w:r>
          </w:p>
        </w:tc>
      </w:tr>
      <w:tr w:rsidR="00C136A3" w:rsidRPr="00C414DC" w:rsidTr="00815854">
        <w:tc>
          <w:tcPr>
            <w:tcW w:w="3080" w:type="dxa"/>
            <w:shd w:val="clear" w:color="auto" w:fill="auto"/>
          </w:tcPr>
          <w:p w:rsidR="00C136A3" w:rsidRPr="00C414DC" w:rsidRDefault="00C136A3" w:rsidP="00815854">
            <w:pPr>
              <w:autoSpaceDE w:val="0"/>
              <w:autoSpaceDN w:val="0"/>
              <w:adjustRightInd w:val="0"/>
              <w:spacing w:after="0"/>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I2C(Optional)</w:t>
            </w:r>
          </w:p>
        </w:tc>
        <w:tc>
          <w:tcPr>
            <w:tcW w:w="1990" w:type="dxa"/>
            <w:shd w:val="clear" w:color="auto" w:fill="auto"/>
          </w:tcPr>
          <w:p w:rsidR="00C136A3" w:rsidRPr="00C414DC" w:rsidRDefault="00C136A3" w:rsidP="00815854">
            <w:pPr>
              <w:jc w:val="center"/>
              <w:rPr>
                <w:rFonts w:ascii="Calibri" w:eastAsia="Calibri" w:hAnsi="Calibri"/>
                <w:sz w:val="18"/>
                <w:szCs w:val="18"/>
                <w:lang w:val="en-CA"/>
              </w:rPr>
            </w:pPr>
            <w:r w:rsidRPr="00C414DC">
              <w:rPr>
                <w:rFonts w:ascii="Calibri" w:eastAsia="Calibri" w:hAnsi="Calibri"/>
                <w:sz w:val="18"/>
                <w:szCs w:val="18"/>
                <w:lang w:val="en-CA"/>
              </w:rPr>
              <w:t>2</w:t>
            </w:r>
          </w:p>
        </w:tc>
      </w:tr>
      <w:tr w:rsidR="00C136A3" w:rsidRPr="00C414DC" w:rsidTr="00815854">
        <w:tc>
          <w:tcPr>
            <w:tcW w:w="3080" w:type="dxa"/>
            <w:shd w:val="clear" w:color="auto" w:fill="auto"/>
          </w:tcPr>
          <w:p w:rsidR="00C136A3" w:rsidRPr="00C414DC" w:rsidRDefault="00C136A3" w:rsidP="00815854">
            <w:pPr>
              <w:rPr>
                <w:rFonts w:ascii="Fixedsys" w:eastAsia="Calibri" w:hAnsi="Fixedsys" w:cs="Fixedsys"/>
                <w:sz w:val="22"/>
                <w:szCs w:val="22"/>
                <w:lang w:val="en-CA" w:eastAsia="fr-CA"/>
              </w:rPr>
            </w:pPr>
            <w:proofErr w:type="spellStart"/>
            <w:r w:rsidRPr="00C414DC">
              <w:rPr>
                <w:rFonts w:ascii="Fixedsys" w:eastAsia="Calibri" w:hAnsi="Fixedsys" w:cs="Fixedsys"/>
                <w:sz w:val="22"/>
                <w:szCs w:val="22"/>
                <w:lang w:val="en-CA" w:eastAsia="fr-CA"/>
              </w:rPr>
              <w:t>PCIe</w:t>
            </w:r>
            <w:proofErr w:type="spellEnd"/>
            <w:r w:rsidR="00B01B7D" w:rsidRPr="00C414DC">
              <w:rPr>
                <w:rFonts w:ascii="Fixedsys" w:eastAsia="Calibri" w:hAnsi="Fixedsys" w:cs="Fixedsys"/>
                <w:sz w:val="22"/>
                <w:szCs w:val="22"/>
                <w:lang w:val="en-CA" w:eastAsia="fr-CA"/>
              </w:rPr>
              <w:t>(1x</w:t>
            </w:r>
            <w:r w:rsidR="00490EFD" w:rsidRPr="00C414DC">
              <w:rPr>
                <w:rFonts w:ascii="Fixedsys" w:eastAsia="Calibri" w:hAnsi="Fixedsys" w:cs="Fixedsys"/>
                <w:sz w:val="22"/>
                <w:szCs w:val="22"/>
                <w:lang w:val="en-CA" w:eastAsia="fr-CA"/>
              </w:rPr>
              <w:t>/2x</w:t>
            </w:r>
            <w:r w:rsidR="00B01B7D" w:rsidRPr="00C414DC">
              <w:rPr>
                <w:rFonts w:ascii="Fixedsys" w:eastAsia="Calibri" w:hAnsi="Fixedsys" w:cs="Fixedsys"/>
                <w:sz w:val="22"/>
                <w:szCs w:val="22"/>
                <w:lang w:val="en-CA" w:eastAsia="fr-CA"/>
              </w:rPr>
              <w:t>)</w:t>
            </w:r>
          </w:p>
        </w:tc>
        <w:tc>
          <w:tcPr>
            <w:tcW w:w="1990" w:type="dxa"/>
            <w:shd w:val="clear" w:color="auto" w:fill="auto"/>
          </w:tcPr>
          <w:p w:rsidR="00C136A3" w:rsidRPr="00C414DC" w:rsidRDefault="00490EFD" w:rsidP="00815854">
            <w:pPr>
              <w:jc w:val="center"/>
              <w:rPr>
                <w:rFonts w:ascii="Calibri" w:eastAsia="Calibri" w:hAnsi="Calibri"/>
                <w:sz w:val="18"/>
                <w:szCs w:val="18"/>
                <w:lang w:val="en-CA"/>
              </w:rPr>
            </w:pPr>
            <w:r w:rsidRPr="00C414DC">
              <w:rPr>
                <w:rFonts w:ascii="Calibri" w:eastAsia="Calibri" w:hAnsi="Calibri"/>
                <w:sz w:val="18"/>
                <w:szCs w:val="18"/>
                <w:lang w:val="en-CA"/>
              </w:rPr>
              <w:t>1</w:t>
            </w:r>
          </w:p>
        </w:tc>
      </w:tr>
      <w:tr w:rsidR="00C136A3" w:rsidRPr="00C414DC" w:rsidTr="00815854">
        <w:tc>
          <w:tcPr>
            <w:tcW w:w="3080" w:type="dxa"/>
            <w:shd w:val="clear" w:color="auto" w:fill="auto"/>
          </w:tcPr>
          <w:p w:rsidR="00C136A3" w:rsidRPr="00C414DC" w:rsidRDefault="00C136A3" w:rsidP="00815854">
            <w:pPr>
              <w:rPr>
                <w:rFonts w:ascii="Fixedsys" w:eastAsia="Calibri" w:hAnsi="Fixedsys" w:cs="Fixedsys"/>
                <w:sz w:val="22"/>
                <w:szCs w:val="22"/>
                <w:lang w:val="en-CA" w:eastAsia="fr-CA"/>
              </w:rPr>
            </w:pPr>
            <w:r w:rsidRPr="00C414DC">
              <w:rPr>
                <w:rFonts w:ascii="Fixedsys" w:eastAsia="Calibri" w:hAnsi="Fixedsys" w:cs="Fixedsys"/>
                <w:sz w:val="22"/>
                <w:szCs w:val="22"/>
                <w:lang w:val="en-CA" w:eastAsia="fr-CA"/>
              </w:rPr>
              <w:t>Others</w:t>
            </w:r>
          </w:p>
        </w:tc>
        <w:tc>
          <w:tcPr>
            <w:tcW w:w="1990" w:type="dxa"/>
            <w:shd w:val="clear" w:color="auto" w:fill="auto"/>
          </w:tcPr>
          <w:p w:rsidR="00C136A3" w:rsidRPr="00C414DC" w:rsidRDefault="00C136A3" w:rsidP="00815854">
            <w:pPr>
              <w:jc w:val="center"/>
              <w:rPr>
                <w:rFonts w:ascii="Calibri" w:eastAsia="Calibri" w:hAnsi="Calibri"/>
                <w:sz w:val="18"/>
                <w:szCs w:val="18"/>
                <w:lang w:val="en-CA"/>
              </w:rPr>
            </w:pPr>
            <w:r w:rsidRPr="00C414DC">
              <w:rPr>
                <w:rFonts w:ascii="Calibri" w:eastAsia="Calibri" w:hAnsi="Calibri"/>
                <w:sz w:val="18"/>
                <w:szCs w:val="18"/>
                <w:lang w:val="en-CA"/>
              </w:rPr>
              <w:t>0</w:t>
            </w:r>
          </w:p>
        </w:tc>
      </w:tr>
      <w:tr w:rsidR="00C136A3" w:rsidRPr="00C414DC" w:rsidTr="00815854">
        <w:tc>
          <w:tcPr>
            <w:tcW w:w="3080" w:type="dxa"/>
            <w:shd w:val="clear" w:color="auto" w:fill="auto"/>
          </w:tcPr>
          <w:p w:rsidR="00C136A3" w:rsidRPr="00C414DC" w:rsidRDefault="00C136A3" w:rsidP="00815854">
            <w:pPr>
              <w:jc w:val="right"/>
              <w:rPr>
                <w:rFonts w:ascii="Fixedsys" w:eastAsia="Calibri" w:hAnsi="Fixedsys" w:cs="Fixedsys"/>
                <w:b/>
                <w:sz w:val="24"/>
                <w:szCs w:val="24"/>
                <w:lang w:val="en-CA" w:eastAsia="fr-CA"/>
              </w:rPr>
            </w:pPr>
            <w:r w:rsidRPr="00C414DC">
              <w:rPr>
                <w:rFonts w:ascii="Fixedsys" w:eastAsia="Calibri" w:hAnsi="Fixedsys" w:cs="Fixedsys"/>
                <w:b/>
                <w:sz w:val="24"/>
                <w:szCs w:val="24"/>
                <w:lang w:val="en-CA" w:eastAsia="fr-CA"/>
              </w:rPr>
              <w:t>TOTAL</w:t>
            </w:r>
          </w:p>
        </w:tc>
        <w:tc>
          <w:tcPr>
            <w:tcW w:w="1990" w:type="dxa"/>
            <w:shd w:val="clear" w:color="auto" w:fill="auto"/>
          </w:tcPr>
          <w:p w:rsidR="00C136A3" w:rsidRPr="00C414DC" w:rsidRDefault="00490EFD" w:rsidP="00815854">
            <w:pPr>
              <w:jc w:val="center"/>
              <w:rPr>
                <w:rFonts w:ascii="Calibri" w:eastAsia="Calibri" w:hAnsi="Calibri"/>
                <w:b/>
                <w:sz w:val="24"/>
                <w:szCs w:val="24"/>
                <w:lang w:val="en-CA"/>
              </w:rPr>
            </w:pPr>
            <w:r w:rsidRPr="00C414DC">
              <w:rPr>
                <w:rFonts w:ascii="Calibri" w:eastAsia="Calibri" w:hAnsi="Calibri"/>
                <w:b/>
                <w:sz w:val="24"/>
                <w:szCs w:val="24"/>
                <w:lang w:val="en-CA"/>
              </w:rPr>
              <w:t>40</w:t>
            </w:r>
          </w:p>
        </w:tc>
      </w:tr>
    </w:tbl>
    <w:p w:rsidR="00C136A3" w:rsidRPr="00C414DC" w:rsidRDefault="00C136A3" w:rsidP="00C136A3">
      <w:pPr>
        <w:rPr>
          <w:lang w:val="en-CA"/>
        </w:rPr>
      </w:pPr>
      <w:r w:rsidRPr="00C414DC">
        <w:rPr>
          <w:lang w:val="en-CA"/>
        </w:rPr>
        <w:br w:type="page"/>
      </w:r>
    </w:p>
    <w:p w:rsidR="005E7E62" w:rsidRPr="00C414DC" w:rsidRDefault="005E7E62" w:rsidP="004964D9">
      <w:pPr>
        <w:rPr>
          <w:lang w:val="en-CA"/>
        </w:rPr>
      </w:pPr>
    </w:p>
    <w:p w:rsidR="006611B5" w:rsidRPr="00C414DC" w:rsidRDefault="006611B5" w:rsidP="00561E3C">
      <w:pPr>
        <w:pStyle w:val="Heading1"/>
        <w:rPr>
          <w:lang w:val="en-CA"/>
        </w:rPr>
      </w:pPr>
      <w:bookmarkStart w:id="30" w:name="_Toc505612584"/>
      <w:proofErr w:type="spellStart"/>
      <w:r w:rsidRPr="00C414DC">
        <w:rPr>
          <w:lang w:val="en-CA"/>
        </w:rPr>
        <w:t>OnSemiconductor</w:t>
      </w:r>
      <w:proofErr w:type="spellEnd"/>
      <w:r w:rsidRPr="00C414DC">
        <w:rPr>
          <w:lang w:val="en-CA"/>
        </w:rPr>
        <w:t xml:space="preserve"> Python CMOS sensor family</w:t>
      </w:r>
      <w:bookmarkEnd w:id="30"/>
    </w:p>
    <w:p w:rsidR="006611B5" w:rsidRPr="00C414DC" w:rsidRDefault="006611B5" w:rsidP="006611B5">
      <w:pPr>
        <w:rPr>
          <w:lang w:val="en-CA"/>
        </w:rPr>
      </w:pPr>
    </w:p>
    <w:p w:rsidR="006611B5" w:rsidRPr="00C414DC" w:rsidRDefault="006611B5" w:rsidP="006611B5">
      <w:pPr>
        <w:rPr>
          <w:lang w:val="en-CA"/>
        </w:rPr>
      </w:pPr>
      <w:r w:rsidRPr="00C414DC">
        <w:rPr>
          <w:lang w:val="en-CA"/>
        </w:rPr>
        <w:t>The Python CMOS sensors are 4.8umx4.8um square pixel</w:t>
      </w:r>
      <w:r w:rsidR="00AE24E8" w:rsidRPr="00C414DC">
        <w:rPr>
          <w:lang w:val="en-CA"/>
        </w:rPr>
        <w:t xml:space="preserve">. One single sensor PCB footprint supports 2 socket formats (48LCC and 84LCC); resolutions from 300K to 5MP can be supported with </w:t>
      </w:r>
      <w:r w:rsidR="00B17D47" w:rsidRPr="00C414DC">
        <w:rPr>
          <w:lang w:val="en-CA"/>
        </w:rPr>
        <w:t>one</w:t>
      </w:r>
      <w:r w:rsidR="00AE24E8" w:rsidRPr="00C414DC">
        <w:rPr>
          <w:lang w:val="en-CA"/>
        </w:rPr>
        <w:t xml:space="preserve"> single board design. All sensors have the same optical center on the PCB. Global shutter mode is supported with this sensor</w:t>
      </w:r>
      <w:r w:rsidR="006E1D67" w:rsidRPr="00C414DC">
        <w:rPr>
          <w:lang w:val="en-CA"/>
        </w:rPr>
        <w:t xml:space="preserve"> family</w:t>
      </w:r>
      <w:r w:rsidR="00AE24E8" w:rsidRPr="00C414DC">
        <w:rPr>
          <w:lang w:val="en-CA"/>
        </w:rPr>
        <w:t>. All sensors in the family will be available in monochrome and color versions. Improved NIR variants may be available in the future.</w:t>
      </w:r>
    </w:p>
    <w:p w:rsidR="00E940C9" w:rsidRPr="00C414DC" w:rsidRDefault="00E940C9" w:rsidP="006611B5">
      <w:pPr>
        <w:rPr>
          <w:lang w:val="en-CA"/>
        </w:rPr>
      </w:pPr>
    </w:p>
    <w:p w:rsidR="00E940C9" w:rsidRPr="00C414DC" w:rsidRDefault="00DB75BB" w:rsidP="00E940C9">
      <w:pPr>
        <w:keepNext/>
        <w:rPr>
          <w:lang w:val="en-CA"/>
        </w:rPr>
      </w:pPr>
      <w:r w:rsidRPr="00C414DC">
        <w:rPr>
          <w:noProof/>
          <w:lang w:eastAsia="fr-CA"/>
        </w:rPr>
        <w:drawing>
          <wp:inline distT="0" distB="0" distL="0" distR="0" wp14:anchorId="227349E6" wp14:editId="3BE6C7C9">
            <wp:extent cx="5948680" cy="39839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680" cy="3983990"/>
                    </a:xfrm>
                    <a:prstGeom prst="rect">
                      <a:avLst/>
                    </a:prstGeom>
                    <a:noFill/>
                    <a:ln>
                      <a:noFill/>
                    </a:ln>
                  </pic:spPr>
                </pic:pic>
              </a:graphicData>
            </a:graphic>
          </wp:inline>
        </w:drawing>
      </w:r>
    </w:p>
    <w:p w:rsidR="00E940C9" w:rsidRPr="00C414DC" w:rsidRDefault="00E940C9" w:rsidP="00E940C9">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6</w:t>
      </w:r>
      <w:r w:rsidRPr="00C414DC">
        <w:rPr>
          <w:lang w:val="en-CA"/>
        </w:rPr>
        <w:fldChar w:fldCharType="end"/>
      </w:r>
      <w:r w:rsidRPr="00C414DC">
        <w:rPr>
          <w:lang w:val="en-CA"/>
        </w:rPr>
        <w:t xml:space="preserve"> : Python CMOS family</w:t>
      </w:r>
    </w:p>
    <w:p w:rsidR="006611B5" w:rsidRPr="00C414DC" w:rsidRDefault="006611B5" w:rsidP="006611B5">
      <w:pPr>
        <w:rPr>
          <w:lang w:val="en-CA"/>
        </w:rPr>
      </w:pPr>
    </w:p>
    <w:p w:rsidR="00E940C9" w:rsidRPr="00C414DC" w:rsidRDefault="00E940C9" w:rsidP="006611B5">
      <w:pPr>
        <w:rPr>
          <w:lang w:val="en-CA"/>
        </w:rPr>
      </w:pPr>
      <w:r w:rsidRPr="00C414DC">
        <w:rPr>
          <w:lang w:val="en-CA"/>
        </w:rPr>
        <w:t xml:space="preserve">The Python CMOS sensors family ca run in two different modes. </w:t>
      </w:r>
      <w:r w:rsidR="00234A48" w:rsidRPr="00C414DC">
        <w:rPr>
          <w:lang w:val="en-CA"/>
        </w:rPr>
        <w:t>T</w:t>
      </w:r>
      <w:r w:rsidRPr="00C414DC">
        <w:rPr>
          <w:lang w:val="en-CA"/>
        </w:rPr>
        <w:t>he “</w:t>
      </w:r>
      <w:r w:rsidR="00234A48" w:rsidRPr="00C414DC">
        <w:rPr>
          <w:lang w:val="en-CA"/>
        </w:rPr>
        <w:t>Normal</w:t>
      </w:r>
      <w:r w:rsidRPr="00C414DC">
        <w:rPr>
          <w:lang w:val="en-CA"/>
        </w:rPr>
        <w:t xml:space="preserve"> ROT mode”</w:t>
      </w:r>
      <w:r w:rsidR="00234A48" w:rsidRPr="00C414DC">
        <w:rPr>
          <w:lang w:val="en-CA"/>
        </w:rPr>
        <w:t xml:space="preserve"> should be used to </w:t>
      </w:r>
      <w:proofErr w:type="spellStart"/>
      <w:r w:rsidR="00234A48" w:rsidRPr="00C414DC">
        <w:rPr>
          <w:lang w:val="en-CA"/>
        </w:rPr>
        <w:t>achive</w:t>
      </w:r>
      <w:proofErr w:type="spellEnd"/>
      <w:r w:rsidR="00234A48" w:rsidRPr="00C414DC">
        <w:rPr>
          <w:lang w:val="en-CA"/>
        </w:rPr>
        <w:t xml:space="preserve"> better optical performance, and lower power consumption.</w:t>
      </w:r>
      <w:r w:rsidRPr="00C414DC">
        <w:rPr>
          <w:lang w:val="en-CA"/>
        </w:rPr>
        <w:t xml:space="preserve"> Th</w:t>
      </w:r>
      <w:r w:rsidR="00234A48" w:rsidRPr="00C414DC">
        <w:rPr>
          <w:lang w:val="en-CA"/>
        </w:rPr>
        <w:t>e Zero ROT mode</w:t>
      </w:r>
      <w:r w:rsidRPr="00C414DC">
        <w:rPr>
          <w:lang w:val="en-CA"/>
        </w:rPr>
        <w:t xml:space="preserve"> gives us higher sensor frame rates</w:t>
      </w:r>
      <w:r w:rsidR="00234A48" w:rsidRPr="00C414DC">
        <w:rPr>
          <w:lang w:val="en-CA"/>
        </w:rPr>
        <w:t>, consumption will increase over the normal mode and the optical performance will degrade.</w:t>
      </w:r>
      <w:r w:rsidRPr="00C414DC">
        <w:rPr>
          <w:lang w:val="en-CA"/>
        </w:rPr>
        <w:t xml:space="preserve"> </w:t>
      </w:r>
    </w:p>
    <w:p w:rsidR="006611B5" w:rsidRPr="00C414DC" w:rsidRDefault="006611B5" w:rsidP="006611B5">
      <w:pPr>
        <w:rPr>
          <w:lang w:val="en-CA"/>
        </w:rPr>
      </w:pPr>
    </w:p>
    <w:p w:rsidR="002B67D6" w:rsidRPr="00C414DC" w:rsidRDefault="002B67D6" w:rsidP="002B67D6">
      <w:pPr>
        <w:pStyle w:val="Caption"/>
        <w:keepNext/>
        <w:rPr>
          <w:lang w:val="en-CA"/>
        </w:rPr>
      </w:pPr>
      <w:bookmarkStart w:id="31" w:name="_Ref398044318"/>
      <w:bookmarkStart w:id="32" w:name="_Ref401563644"/>
      <w:r w:rsidRPr="00C414DC">
        <w:rPr>
          <w:lang w:val="en-CA"/>
        </w:rPr>
        <w:lastRenderedPageBreak/>
        <w:t xml:space="preserve">Table </w:t>
      </w:r>
      <w:r w:rsidRPr="00C414DC">
        <w:rPr>
          <w:lang w:val="en-CA"/>
        </w:rPr>
        <w:fldChar w:fldCharType="begin"/>
      </w:r>
      <w:r w:rsidRPr="00C414DC">
        <w:rPr>
          <w:lang w:val="en-CA"/>
        </w:rPr>
        <w:instrText xml:space="preserve"> SEQ Table \* ARABIC </w:instrText>
      </w:r>
      <w:r w:rsidRPr="00C414DC">
        <w:rPr>
          <w:lang w:val="en-CA"/>
        </w:rPr>
        <w:fldChar w:fldCharType="separate"/>
      </w:r>
      <w:r w:rsidR="00296899">
        <w:rPr>
          <w:noProof/>
          <w:lang w:val="en-CA"/>
        </w:rPr>
        <w:t>1</w:t>
      </w:r>
      <w:r w:rsidRPr="00C414DC">
        <w:rPr>
          <w:lang w:val="en-CA"/>
        </w:rPr>
        <w:fldChar w:fldCharType="end"/>
      </w:r>
      <w:bookmarkEnd w:id="31"/>
      <w:r w:rsidRPr="00C414DC">
        <w:rPr>
          <w:lang w:val="en-CA"/>
        </w:rPr>
        <w:t xml:space="preserve"> Framera</w:t>
      </w:r>
      <w:r w:rsidR="00A05D1B" w:rsidRPr="00C414DC">
        <w:rPr>
          <w:lang w:val="en-CA"/>
        </w:rPr>
        <w:t>te</w:t>
      </w:r>
      <w:r w:rsidRPr="00C414DC">
        <w:rPr>
          <w:lang w:val="en-CA"/>
        </w:rPr>
        <w:t xml:space="preserve"> of Python sensors operating in “</w:t>
      </w:r>
      <w:r w:rsidR="00234A48" w:rsidRPr="00C414DC">
        <w:rPr>
          <w:lang w:val="en-CA"/>
        </w:rPr>
        <w:t>Normal</w:t>
      </w:r>
      <w:r w:rsidRPr="00C414DC">
        <w:rPr>
          <w:lang w:val="en-CA"/>
        </w:rPr>
        <w:t xml:space="preserve"> ROT mode”, best optical results</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900"/>
        <w:gridCol w:w="1900"/>
        <w:gridCol w:w="1900"/>
        <w:gridCol w:w="1900"/>
      </w:tblGrid>
      <w:tr w:rsidR="00F71559" w:rsidRPr="00C414DC" w:rsidTr="00745D42">
        <w:trPr>
          <w:trHeight w:hRule="exact" w:val="1021"/>
        </w:trPr>
        <w:tc>
          <w:tcPr>
            <w:tcW w:w="1900" w:type="dxa"/>
            <w:shd w:val="clear" w:color="auto" w:fill="auto"/>
          </w:tcPr>
          <w:p w:rsidR="00F71559" w:rsidRPr="00C414DC" w:rsidRDefault="00F71559" w:rsidP="00745D42">
            <w:pPr>
              <w:keepNext/>
              <w:keepLines/>
              <w:rPr>
                <w:rFonts w:ascii="Calibri" w:eastAsia="Calibri" w:hAnsi="Calibri"/>
                <w:sz w:val="16"/>
                <w:szCs w:val="16"/>
                <w:lang w:val="en-CA"/>
              </w:rPr>
            </w:pP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8 LVDS Channels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Mono8</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Mono10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RGB32</w:t>
            </w:r>
          </w:p>
          <w:p w:rsidR="00F71559" w:rsidRPr="00C414DC" w:rsidRDefault="00F71559" w:rsidP="00745D42">
            <w:pPr>
              <w:keepNext/>
              <w:keepLines/>
              <w:jc w:val="center"/>
              <w:rPr>
                <w:rFonts w:ascii="Calibri" w:eastAsia="Calibri" w:hAnsi="Calibri"/>
                <w:sz w:val="16"/>
                <w:szCs w:val="16"/>
                <w:lang w:val="en-CA"/>
              </w:rPr>
            </w:pP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 LVDS Channels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Mono8</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Mono10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RGB32</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 LVDS Channels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Mono8</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Mono10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RGB32</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 LVDS Channels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Mono8</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Mono10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BW RGB32</w:t>
            </w:r>
          </w:p>
        </w:tc>
      </w:tr>
      <w:tr w:rsidR="00F71559" w:rsidRPr="00DC6A8C" w:rsidTr="00745D42">
        <w:trPr>
          <w:trHeight w:hRule="exact" w:val="1021"/>
        </w:trPr>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Python300 (640x480)</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N/A</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620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181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363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726 MB/s </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372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108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217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435 MB/s </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206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60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120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240 MB/s </w:t>
            </w:r>
          </w:p>
        </w:tc>
      </w:tr>
      <w:tr w:rsidR="00F71559" w:rsidRPr="00DC6A8C" w:rsidTr="00745D42">
        <w:trPr>
          <w:trHeight w:hRule="exact" w:val="1021"/>
        </w:trPr>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Python</w:t>
            </w:r>
            <w:r w:rsidR="00E940C9" w:rsidRPr="00C414DC">
              <w:rPr>
                <w:rFonts w:ascii="Calibri" w:eastAsia="Calibri" w:hAnsi="Calibri"/>
                <w:sz w:val="16"/>
                <w:szCs w:val="16"/>
                <w:lang w:val="en-CA"/>
              </w:rPr>
              <w:t>5</w:t>
            </w:r>
            <w:r w:rsidRPr="00C414DC">
              <w:rPr>
                <w:rFonts w:ascii="Calibri" w:eastAsia="Calibri" w:hAnsi="Calibri"/>
                <w:sz w:val="16"/>
                <w:szCs w:val="16"/>
                <w:lang w:val="en-CA"/>
              </w:rPr>
              <w:t>00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(800x600)</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N/A</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428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195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390 MB/s </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780 MB/s </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249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114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228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456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136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62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124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248 MB/s</w:t>
            </w:r>
          </w:p>
        </w:tc>
      </w:tr>
      <w:tr w:rsidR="00F71559" w:rsidRPr="00DC6A8C" w:rsidTr="00745D42">
        <w:trPr>
          <w:trHeight w:hRule="exact" w:val="1021"/>
        </w:trPr>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Python1300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(1280x1024)</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N/A</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177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221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442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884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98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122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244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488 MB/s</w:t>
            </w:r>
          </w:p>
          <w:p w:rsidR="00F71559" w:rsidRPr="00C414DC" w:rsidRDefault="00F71559" w:rsidP="00745D42">
            <w:pPr>
              <w:keepNext/>
              <w:keepLines/>
              <w:rPr>
                <w:rFonts w:ascii="Calibri" w:eastAsia="Calibri" w:hAnsi="Calibri"/>
                <w:sz w:val="16"/>
                <w:szCs w:val="16"/>
                <w:lang w:val="en-CA"/>
              </w:rPr>
            </w:pP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52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65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130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260 MB/s</w:t>
            </w:r>
          </w:p>
          <w:p w:rsidR="00F71559" w:rsidRPr="00C414DC" w:rsidRDefault="00F71559" w:rsidP="00745D42">
            <w:pPr>
              <w:keepNext/>
              <w:keepLines/>
              <w:jc w:val="center"/>
              <w:rPr>
                <w:rFonts w:ascii="Calibri" w:eastAsia="Calibri" w:hAnsi="Calibri"/>
                <w:sz w:val="16"/>
                <w:szCs w:val="16"/>
                <w:lang w:val="en-CA"/>
              </w:rPr>
            </w:pPr>
          </w:p>
        </w:tc>
      </w:tr>
      <w:tr w:rsidR="00F71559" w:rsidRPr="00DC6A8C" w:rsidTr="00745D42">
        <w:trPr>
          <w:trHeight w:hRule="exact" w:val="1021"/>
        </w:trPr>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Python2000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(1920x1200)</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190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417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834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1668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108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237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474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948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58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127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254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508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30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65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130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260 MB/s</w:t>
            </w:r>
          </w:p>
        </w:tc>
      </w:tr>
      <w:tr w:rsidR="00F71559" w:rsidRPr="00DC6A8C" w:rsidTr="00745D42">
        <w:trPr>
          <w:trHeight w:hRule="exact" w:val="1021"/>
        </w:trPr>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Python5000</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(2592x2048)</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88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445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890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1780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49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248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496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992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26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131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262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524 MB/s</w:t>
            </w:r>
          </w:p>
        </w:tc>
        <w:tc>
          <w:tcPr>
            <w:tcW w:w="1900" w:type="dxa"/>
            <w:shd w:val="clear" w:color="auto" w:fill="auto"/>
          </w:tcPr>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13 fps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65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130 MB/s</w:t>
            </w:r>
          </w:p>
          <w:p w:rsidR="00F71559" w:rsidRPr="00C414DC" w:rsidRDefault="00F71559" w:rsidP="00745D42">
            <w:pPr>
              <w:keepNext/>
              <w:keepLines/>
              <w:jc w:val="center"/>
              <w:rPr>
                <w:rFonts w:ascii="Calibri" w:eastAsia="Calibri" w:hAnsi="Calibri"/>
                <w:sz w:val="16"/>
                <w:szCs w:val="16"/>
                <w:lang w:val="en-CA"/>
              </w:rPr>
            </w:pPr>
            <w:r w:rsidRPr="00C414DC">
              <w:rPr>
                <w:rFonts w:ascii="Calibri" w:eastAsia="Calibri" w:hAnsi="Calibri"/>
                <w:sz w:val="16"/>
                <w:szCs w:val="16"/>
                <w:lang w:val="en-CA"/>
              </w:rPr>
              <w:t xml:space="preserve">260 MB/s </w:t>
            </w:r>
          </w:p>
        </w:tc>
      </w:tr>
    </w:tbl>
    <w:p w:rsidR="002B67D6" w:rsidRPr="00C414DC" w:rsidRDefault="002B67D6" w:rsidP="00F71559">
      <w:pPr>
        <w:rPr>
          <w:lang w:val="en-CA"/>
        </w:rPr>
      </w:pPr>
    </w:p>
    <w:p w:rsidR="00F71559" w:rsidRPr="00C414DC" w:rsidRDefault="00F71559" w:rsidP="00F71559">
      <w:pPr>
        <w:rPr>
          <w:lang w:val="en-CA"/>
        </w:rPr>
      </w:pPr>
      <w:r w:rsidRPr="00C414DC">
        <w:rPr>
          <w:lang w:val="en-CA"/>
        </w:rPr>
        <w:t>Parallel Pixel clock is nominal 72</w:t>
      </w:r>
      <w:r w:rsidR="002B67D6" w:rsidRPr="00C414DC">
        <w:rPr>
          <w:lang w:val="en-CA"/>
        </w:rPr>
        <w:t xml:space="preserve"> </w:t>
      </w:r>
      <w:proofErr w:type="spellStart"/>
      <w:r w:rsidR="00A8519E" w:rsidRPr="00C414DC">
        <w:rPr>
          <w:lang w:val="en-CA"/>
        </w:rPr>
        <w:t>MHz</w:t>
      </w:r>
      <w:r w:rsidR="002B67D6" w:rsidRPr="00C414DC">
        <w:rPr>
          <w:lang w:val="en-CA"/>
        </w:rPr>
        <w:t>.</w:t>
      </w:r>
      <w:proofErr w:type="spellEnd"/>
      <w:r w:rsidR="002B67D6" w:rsidRPr="00C414DC">
        <w:rPr>
          <w:lang w:val="en-CA"/>
        </w:rPr>
        <w:t xml:space="preserve">  We will have to find what the product requirement is, and how to achieve best power efficiency (4 channels at 36 MHz or 2 channels at 72 MHz?) We also need to consider the required bandwidth for various color space compared to the available EFFECTIVE </w:t>
      </w:r>
      <w:proofErr w:type="spellStart"/>
      <w:r w:rsidR="002B67D6" w:rsidRPr="00C414DC">
        <w:rPr>
          <w:lang w:val="en-CA"/>
        </w:rPr>
        <w:t>PCIe</w:t>
      </w:r>
      <w:proofErr w:type="spellEnd"/>
      <w:r w:rsidR="002B67D6" w:rsidRPr="00C414DC">
        <w:rPr>
          <w:lang w:val="en-CA"/>
        </w:rPr>
        <w:t xml:space="preserve"> bandwidth.</w:t>
      </w:r>
    </w:p>
    <w:p w:rsidR="00B17D47" w:rsidRPr="00C414DC" w:rsidRDefault="00134B46" w:rsidP="00F71559">
      <w:pPr>
        <w:rPr>
          <w:lang w:val="en-CA"/>
        </w:rPr>
      </w:pPr>
      <w:r w:rsidRPr="00C414DC">
        <w:rPr>
          <w:lang w:val="en-CA"/>
        </w:rPr>
        <w:t xml:space="preserve">The DMA is linked with the acquisition. We will have to verify, through experimentation on a valid use case system, what is the actual FIFO depth required to buffer the peak image rate and feed it on the </w:t>
      </w:r>
      <w:proofErr w:type="spellStart"/>
      <w:r w:rsidRPr="00C414DC">
        <w:rPr>
          <w:lang w:val="en-CA"/>
        </w:rPr>
        <w:t>PCIe</w:t>
      </w:r>
      <w:proofErr w:type="spellEnd"/>
      <w:r w:rsidRPr="00C414DC">
        <w:rPr>
          <w:lang w:val="en-CA"/>
        </w:rPr>
        <w:t xml:space="preserve"> bus.  Since the Iris3 is a closed system, we can expect to have some software control over the arbitration of the memory cross-switch in the SOC.</w:t>
      </w:r>
    </w:p>
    <w:p w:rsidR="00134B46" w:rsidRPr="00C414DC" w:rsidRDefault="00B17D47" w:rsidP="00F71559">
      <w:pPr>
        <w:rPr>
          <w:lang w:val="en-CA"/>
        </w:rPr>
      </w:pPr>
      <w:r w:rsidRPr="00C414DC">
        <w:rPr>
          <w:lang w:val="en-CA"/>
        </w:rPr>
        <w:br w:type="page"/>
      </w:r>
    </w:p>
    <w:p w:rsidR="0040314A" w:rsidRPr="00C414DC" w:rsidRDefault="0006707E" w:rsidP="00561E3C">
      <w:pPr>
        <w:pStyle w:val="Heading1"/>
        <w:rPr>
          <w:lang w:val="en-CA"/>
        </w:rPr>
      </w:pPr>
      <w:bookmarkStart w:id="33" w:name="APPENDIX_A"/>
      <w:bookmarkStart w:id="34" w:name="_Toc505612585"/>
      <w:r w:rsidRPr="00C414DC">
        <w:rPr>
          <w:lang w:val="en-CA"/>
        </w:rPr>
        <w:lastRenderedPageBreak/>
        <w:t xml:space="preserve">Spider </w:t>
      </w:r>
      <w:proofErr w:type="spellStart"/>
      <w:r w:rsidRPr="00C414DC">
        <w:rPr>
          <w:lang w:val="en-CA"/>
        </w:rPr>
        <w:t>Realtime</w:t>
      </w:r>
      <w:proofErr w:type="spellEnd"/>
      <w:r w:rsidRPr="00C414DC">
        <w:rPr>
          <w:lang w:val="en-CA"/>
        </w:rPr>
        <w:t xml:space="preserve"> IO</w:t>
      </w:r>
      <w:bookmarkEnd w:id="34"/>
    </w:p>
    <w:p w:rsidR="0040314A" w:rsidRPr="00C414DC" w:rsidRDefault="00A8519E" w:rsidP="0040314A">
      <w:pPr>
        <w:jc w:val="both"/>
        <w:rPr>
          <w:lang w:val="en-CA"/>
        </w:rPr>
      </w:pPr>
      <w:r w:rsidRPr="00C414DC">
        <w:rPr>
          <w:lang w:val="en-CA"/>
        </w:rPr>
        <w:t xml:space="preserve">The Spider section is a reuse of the sub-modules of the </w:t>
      </w:r>
      <w:proofErr w:type="spellStart"/>
      <w:r w:rsidRPr="00C414DC">
        <w:rPr>
          <w:lang w:val="en-CA"/>
        </w:rPr>
        <w:t>Spider_LPC</w:t>
      </w:r>
      <w:proofErr w:type="spellEnd"/>
      <w:r w:rsidRPr="00C414DC">
        <w:rPr>
          <w:lang w:val="en-CA"/>
        </w:rPr>
        <w:t xml:space="preserve">, as documented in “LPC to </w:t>
      </w:r>
      <w:proofErr w:type="spellStart"/>
      <w:r w:rsidRPr="00C414DC">
        <w:rPr>
          <w:lang w:val="en-CA"/>
        </w:rPr>
        <w:t>uart</w:t>
      </w:r>
      <w:proofErr w:type="spellEnd"/>
      <w:r w:rsidRPr="00C414DC">
        <w:rPr>
          <w:lang w:val="en-CA"/>
        </w:rPr>
        <w:t xml:space="preserve"> and user IO </w:t>
      </w:r>
      <w:proofErr w:type="spellStart"/>
      <w:r w:rsidRPr="00C414DC">
        <w:rPr>
          <w:lang w:val="en-CA"/>
        </w:rPr>
        <w:t>fpga</w:t>
      </w:r>
      <w:proofErr w:type="spellEnd"/>
      <w:r w:rsidRPr="00C414DC">
        <w:rPr>
          <w:lang w:val="en-CA"/>
        </w:rPr>
        <w:t xml:space="preserve"> specification” with minor modifications:</w:t>
      </w:r>
    </w:p>
    <w:p w:rsidR="00A8519E" w:rsidRPr="00C414DC" w:rsidRDefault="00A8519E" w:rsidP="00A66601">
      <w:pPr>
        <w:numPr>
          <w:ilvl w:val="0"/>
          <w:numId w:val="14"/>
        </w:numPr>
        <w:jc w:val="both"/>
        <w:rPr>
          <w:lang w:val="en-CA"/>
        </w:rPr>
      </w:pPr>
      <w:r w:rsidRPr="00C414DC">
        <w:rPr>
          <w:lang w:val="en-CA"/>
        </w:rPr>
        <w:t>UART should not be included (see UART section for details)</w:t>
      </w:r>
    </w:p>
    <w:p w:rsidR="00A8519E" w:rsidRPr="00C414DC" w:rsidRDefault="00A8519E" w:rsidP="00A66601">
      <w:pPr>
        <w:numPr>
          <w:ilvl w:val="0"/>
          <w:numId w:val="14"/>
        </w:numPr>
        <w:jc w:val="both"/>
        <w:rPr>
          <w:lang w:val="en-CA"/>
        </w:rPr>
      </w:pPr>
      <w:r w:rsidRPr="00C414DC">
        <w:rPr>
          <w:lang w:val="en-CA"/>
        </w:rPr>
        <w:t>Number of input and output will be adapted to actual hardware, 2+1+</w:t>
      </w:r>
      <w:r w:rsidR="00282ABD" w:rsidRPr="00C414DC">
        <w:rPr>
          <w:lang w:val="en-CA"/>
        </w:rPr>
        <w:t>1</w:t>
      </w:r>
      <w:r w:rsidRPr="00C414DC">
        <w:rPr>
          <w:lang w:val="en-CA"/>
        </w:rPr>
        <w:t xml:space="preserve"> inputs, </w:t>
      </w:r>
      <w:r w:rsidR="00282ABD" w:rsidRPr="00C414DC">
        <w:rPr>
          <w:lang w:val="en-CA"/>
        </w:rPr>
        <w:t>3</w:t>
      </w:r>
      <w:r w:rsidRPr="00C414DC">
        <w:rPr>
          <w:lang w:val="en-CA"/>
        </w:rPr>
        <w:t xml:space="preserve"> outputs</w:t>
      </w:r>
    </w:p>
    <w:p w:rsidR="00A8519E" w:rsidRPr="00C414DC" w:rsidRDefault="00A8519E" w:rsidP="00A66601">
      <w:pPr>
        <w:numPr>
          <w:ilvl w:val="0"/>
          <w:numId w:val="14"/>
        </w:numPr>
        <w:jc w:val="both"/>
        <w:rPr>
          <w:lang w:val="en-CA"/>
        </w:rPr>
      </w:pPr>
      <w:r w:rsidRPr="00C414DC">
        <w:rPr>
          <w:lang w:val="en-CA"/>
        </w:rPr>
        <w:t xml:space="preserve">Interface to the host should be in </w:t>
      </w:r>
      <w:proofErr w:type="spellStart"/>
      <w:r w:rsidRPr="00C414DC">
        <w:rPr>
          <w:lang w:val="en-CA"/>
        </w:rPr>
        <w:t>PCIe</w:t>
      </w:r>
      <w:proofErr w:type="spellEnd"/>
    </w:p>
    <w:bookmarkEnd w:id="33"/>
    <w:p w:rsidR="0006707E" w:rsidRPr="00C414DC" w:rsidRDefault="0006707E" w:rsidP="0006707E">
      <w:pPr>
        <w:rPr>
          <w:lang w:val="en-CA"/>
        </w:rPr>
      </w:pPr>
    </w:p>
    <w:p w:rsidR="00134B46" w:rsidRPr="00C414DC" w:rsidRDefault="00A8519E" w:rsidP="0006707E">
      <w:pPr>
        <w:rPr>
          <w:lang w:val="en-CA"/>
        </w:rPr>
      </w:pPr>
      <w:r w:rsidRPr="00C414DC">
        <w:rPr>
          <w:lang w:val="en-CA"/>
        </w:rPr>
        <w:t>It is still possible to consider connecting the Spider to the host using LPC, if the partitioning requires that functionality to be in a different FPGA than the acquisition/DMA unit and</w:t>
      </w:r>
      <w:r w:rsidR="00134B46" w:rsidRPr="00C414DC">
        <w:rPr>
          <w:lang w:val="en-CA"/>
        </w:rPr>
        <w:t xml:space="preserve"> if we choose to use LPC to save power over a </w:t>
      </w:r>
      <w:proofErr w:type="spellStart"/>
      <w:r w:rsidR="00134B46" w:rsidRPr="00C414DC">
        <w:rPr>
          <w:lang w:val="en-CA"/>
        </w:rPr>
        <w:t>PCIe</w:t>
      </w:r>
      <w:proofErr w:type="spellEnd"/>
      <w:r w:rsidR="00134B46" w:rsidRPr="00C414DC">
        <w:rPr>
          <w:lang w:val="en-CA"/>
        </w:rPr>
        <w:t xml:space="preserve"> link. </w:t>
      </w:r>
    </w:p>
    <w:p w:rsidR="00A8519E" w:rsidRPr="00C414DC" w:rsidRDefault="00A8519E" w:rsidP="0006707E">
      <w:pPr>
        <w:rPr>
          <w:lang w:val="en-CA"/>
        </w:rPr>
      </w:pPr>
      <w:r w:rsidRPr="00C414DC">
        <w:rPr>
          <w:lang w:val="en-CA"/>
        </w:rPr>
        <w:t>We will have to watch how the Spider interrupt scheme can be ported onto MSI.</w:t>
      </w:r>
    </w:p>
    <w:p w:rsidR="00EC3C56" w:rsidRPr="00C414DC" w:rsidRDefault="00EC3C56" w:rsidP="0006707E">
      <w:pPr>
        <w:rPr>
          <w:lang w:val="en-CA"/>
        </w:rPr>
      </w:pPr>
    </w:p>
    <w:p w:rsidR="00795C33" w:rsidRPr="00C414DC" w:rsidRDefault="00EC3C56" w:rsidP="0006707E">
      <w:pPr>
        <w:rPr>
          <w:lang w:val="en-CA"/>
        </w:rPr>
      </w:pPr>
      <w:r w:rsidRPr="00C414DC">
        <w:rPr>
          <w:lang w:val="en-CA"/>
        </w:rPr>
        <w:t>T</w:t>
      </w:r>
      <w:r w:rsidR="00910122" w:rsidRPr="00C414DC">
        <w:rPr>
          <w:lang w:val="en-CA"/>
        </w:rPr>
        <w:t xml:space="preserve">he RTIO timer’s functionality </w:t>
      </w:r>
      <w:r w:rsidRPr="00C414DC">
        <w:rPr>
          <w:lang w:val="en-CA"/>
        </w:rPr>
        <w:t xml:space="preserve">will be decoupled </w:t>
      </w:r>
      <w:r w:rsidR="00910122" w:rsidRPr="00C414DC">
        <w:rPr>
          <w:lang w:val="en-CA"/>
        </w:rPr>
        <w:t xml:space="preserve">from the acquisition timers. The acquisition timers serving for exposure delay and strobe generation are much less complex than the </w:t>
      </w:r>
      <w:proofErr w:type="spellStart"/>
      <w:r w:rsidR="00910122" w:rsidRPr="00C414DC">
        <w:rPr>
          <w:lang w:val="en-CA"/>
        </w:rPr>
        <w:t>RTio</w:t>
      </w:r>
      <w:proofErr w:type="spellEnd"/>
      <w:r w:rsidR="00910122" w:rsidRPr="00C414DC">
        <w:rPr>
          <w:lang w:val="en-CA"/>
        </w:rPr>
        <w:t xml:space="preserve"> timers. The acquisition timer generating the strobe signal also need</w:t>
      </w:r>
      <w:r w:rsidRPr="00C414DC">
        <w:rPr>
          <w:lang w:val="en-CA"/>
        </w:rPr>
        <w:t>s</w:t>
      </w:r>
      <w:r w:rsidR="00910122" w:rsidRPr="00C414DC">
        <w:rPr>
          <w:lang w:val="en-CA"/>
        </w:rPr>
        <w:t xml:space="preserve"> a feedback from the sensor controller</w:t>
      </w:r>
      <w:r w:rsidR="0084208C" w:rsidRPr="00C414DC">
        <w:rPr>
          <w:lang w:val="en-CA"/>
        </w:rPr>
        <w:t>.</w:t>
      </w:r>
    </w:p>
    <w:p w:rsidR="0084208C" w:rsidRPr="00C414DC" w:rsidRDefault="009E2138" w:rsidP="0084208C">
      <w:pPr>
        <w:keepNext/>
        <w:rPr>
          <w:lang w:val="en-CA"/>
        </w:rPr>
      </w:pPr>
      <w:r w:rsidRPr="00C414DC">
        <w:rPr>
          <w:lang w:val="en-CA"/>
        </w:rPr>
        <w:object w:dxaOrig="15220" w:dyaOrig="6291">
          <v:shape id="_x0000_i1026" type="#_x0000_t75" style="width:475.45pt;height:195.95pt" o:ole="">
            <v:imagedata r:id="rId17" o:title=""/>
          </v:shape>
          <o:OLEObject Type="Embed" ProgID="Visio.Drawing.11" ShapeID="_x0000_i1026" DrawAspect="Content" ObjectID="_1579354407" r:id="rId18"/>
        </w:object>
      </w:r>
    </w:p>
    <w:p w:rsidR="0084208C" w:rsidRPr="00C414DC" w:rsidRDefault="0084208C" w:rsidP="0084208C">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7</w:t>
      </w:r>
      <w:r w:rsidRPr="00C414DC">
        <w:rPr>
          <w:lang w:val="en-CA"/>
        </w:rPr>
        <w:fldChar w:fldCharType="end"/>
      </w:r>
      <w:r w:rsidRPr="00C414DC">
        <w:rPr>
          <w:lang w:val="en-CA"/>
        </w:rPr>
        <w:t xml:space="preserve"> </w:t>
      </w:r>
      <w:proofErr w:type="spellStart"/>
      <w:r w:rsidRPr="00C414DC">
        <w:rPr>
          <w:lang w:val="en-CA"/>
        </w:rPr>
        <w:t>RTio</w:t>
      </w:r>
      <w:proofErr w:type="spellEnd"/>
      <w:r w:rsidRPr="00C414DC">
        <w:rPr>
          <w:lang w:val="en-CA"/>
        </w:rPr>
        <w:t xml:space="preserve"> vs Grab Timers</w:t>
      </w:r>
    </w:p>
    <w:p w:rsidR="0084208C" w:rsidRPr="00C414DC" w:rsidRDefault="0084208C" w:rsidP="0084208C">
      <w:pPr>
        <w:rPr>
          <w:lang w:val="en-CA"/>
        </w:rPr>
      </w:pPr>
    </w:p>
    <w:p w:rsidR="0084208C" w:rsidRPr="00C414DC" w:rsidRDefault="0084208C" w:rsidP="0084208C">
      <w:pPr>
        <w:rPr>
          <w:lang w:val="en-CA"/>
        </w:rPr>
      </w:pPr>
      <w:r w:rsidRPr="00C414DC">
        <w:rPr>
          <w:lang w:val="en-CA"/>
        </w:rPr>
        <w:t xml:space="preserve">The Grab Timer 0 is used to delay the trigger received from the </w:t>
      </w:r>
      <w:proofErr w:type="spellStart"/>
      <w:r w:rsidRPr="00C414DC">
        <w:rPr>
          <w:lang w:val="en-CA"/>
        </w:rPr>
        <w:t>RTio</w:t>
      </w:r>
      <w:proofErr w:type="spellEnd"/>
      <w:r w:rsidRPr="00C414DC">
        <w:rPr>
          <w:lang w:val="en-CA"/>
        </w:rPr>
        <w:t xml:space="preserve"> logic. In conju</w:t>
      </w:r>
      <w:r w:rsidR="009E2138">
        <w:rPr>
          <w:lang w:val="en-CA"/>
        </w:rPr>
        <w:t>n</w:t>
      </w:r>
      <w:r w:rsidRPr="00C414DC">
        <w:rPr>
          <w:lang w:val="en-CA"/>
        </w:rPr>
        <w:t xml:space="preserve">ction with the Grab Timer 1, those two timers are used to generate a programmable strobe that may start before the exposure of the sensor. With the </w:t>
      </w:r>
      <w:proofErr w:type="spellStart"/>
      <w:r w:rsidRPr="00C414DC">
        <w:rPr>
          <w:lang w:val="en-CA"/>
        </w:rPr>
        <w:t>RTio</w:t>
      </w:r>
      <w:proofErr w:type="spellEnd"/>
      <w:r w:rsidRPr="00C414DC">
        <w:rPr>
          <w:lang w:val="en-CA"/>
        </w:rPr>
        <w:t xml:space="preserve"> logic the user will be able to add temporal and tic delays to the sensor trigger. The </w:t>
      </w:r>
      <w:proofErr w:type="spellStart"/>
      <w:r w:rsidRPr="00C414DC">
        <w:rPr>
          <w:lang w:val="en-CA"/>
        </w:rPr>
        <w:t>RTio</w:t>
      </w:r>
      <w:proofErr w:type="spellEnd"/>
      <w:r w:rsidRPr="00C414DC">
        <w:rPr>
          <w:lang w:val="en-CA"/>
        </w:rPr>
        <w:t xml:space="preserve"> will also be able to convert the strobe from the Grab Timer1 to a PWM pulse</w:t>
      </w:r>
      <w:r w:rsidR="00EC3C56" w:rsidRPr="00C414DC">
        <w:rPr>
          <w:lang w:val="en-CA"/>
        </w:rPr>
        <w:t xml:space="preserve"> to drive external strobe circuits, if necessary.</w:t>
      </w:r>
    </w:p>
    <w:p w:rsidR="00C31B04" w:rsidRPr="00C414DC" w:rsidRDefault="006E1D67" w:rsidP="0084208C">
      <w:pPr>
        <w:rPr>
          <w:lang w:val="en-CA"/>
        </w:rPr>
      </w:pPr>
      <w:r w:rsidRPr="00C414DC">
        <w:rPr>
          <w:lang w:val="en-CA"/>
        </w:rPr>
        <w:br w:type="page"/>
      </w:r>
    </w:p>
    <w:p w:rsidR="006E1D67" w:rsidRPr="00C414DC" w:rsidRDefault="00C31B04" w:rsidP="00561E3C">
      <w:pPr>
        <w:pStyle w:val="Heading1"/>
        <w:rPr>
          <w:lang w:val="en-CA"/>
        </w:rPr>
      </w:pPr>
      <w:bookmarkStart w:id="35" w:name="_Toc505612586"/>
      <w:r w:rsidRPr="00C414DC">
        <w:rPr>
          <w:lang w:val="en-CA"/>
        </w:rPr>
        <w:lastRenderedPageBreak/>
        <w:t xml:space="preserve">Sensor </w:t>
      </w:r>
      <w:r w:rsidR="006E1D67" w:rsidRPr="00C414DC">
        <w:rPr>
          <w:lang w:val="en-CA"/>
        </w:rPr>
        <w:t>Acquisition</w:t>
      </w:r>
      <w:bookmarkEnd w:id="35"/>
    </w:p>
    <w:p w:rsidR="006E1D67" w:rsidRPr="00C414DC" w:rsidRDefault="006E1D67" w:rsidP="006E1D67">
      <w:pPr>
        <w:rPr>
          <w:lang w:val="en-CA"/>
        </w:rPr>
      </w:pPr>
    </w:p>
    <w:p w:rsidR="00C31B04" w:rsidRPr="00C414DC" w:rsidRDefault="006E1D67" w:rsidP="00001EDE">
      <w:pPr>
        <w:pStyle w:val="Heading2"/>
      </w:pPr>
      <w:bookmarkStart w:id="36" w:name="_Toc505612587"/>
      <w:r w:rsidRPr="00C414DC">
        <w:t>S</w:t>
      </w:r>
      <w:r w:rsidR="00C31B04" w:rsidRPr="00C414DC">
        <w:t>ensor Controller</w:t>
      </w:r>
      <w:bookmarkEnd w:id="36"/>
    </w:p>
    <w:p w:rsidR="00C31B04" w:rsidRPr="00C414DC" w:rsidRDefault="00C31B04" w:rsidP="00C31B04">
      <w:pPr>
        <w:rPr>
          <w:lang w:val="en-CA"/>
        </w:rPr>
      </w:pPr>
    </w:p>
    <w:p w:rsidR="0054003B" w:rsidRPr="00C414DC" w:rsidRDefault="00C31B04" w:rsidP="00C31B04">
      <w:pPr>
        <w:rPr>
          <w:lang w:val="en-CA"/>
        </w:rPr>
      </w:pPr>
      <w:r w:rsidRPr="00C414DC">
        <w:rPr>
          <w:lang w:val="en-CA"/>
        </w:rPr>
        <w:t xml:space="preserve">The sensor controller acts like the master device for the CMOS sensor.  It configures the CMOS sensor with a simple SPI </w:t>
      </w:r>
      <w:r w:rsidR="0054003B" w:rsidRPr="00C414DC">
        <w:rPr>
          <w:lang w:val="en-CA"/>
        </w:rPr>
        <w:t>interface,</w:t>
      </w:r>
      <w:r w:rsidRPr="00C414DC">
        <w:rPr>
          <w:lang w:val="en-CA"/>
        </w:rPr>
        <w:t xml:space="preserve"> and it controls all the sequences send to the CMOS sensor</w:t>
      </w:r>
      <w:r w:rsidR="0054003B" w:rsidRPr="00C414DC">
        <w:rPr>
          <w:lang w:val="en-CA"/>
        </w:rPr>
        <w:t xml:space="preserve">. The primary function of the sensor controller is to organize the triggers received in a way the CMOS sensor will interpret them without any lost trigger or exposure change. The same acquisition modes supported in the </w:t>
      </w:r>
      <w:proofErr w:type="spellStart"/>
      <w:r w:rsidR="0054003B" w:rsidRPr="00C414DC">
        <w:rPr>
          <w:lang w:val="en-CA"/>
        </w:rPr>
        <w:t>IrisGT</w:t>
      </w:r>
      <w:proofErr w:type="spellEnd"/>
      <w:r w:rsidR="0054003B" w:rsidRPr="00C414DC">
        <w:rPr>
          <w:lang w:val="en-CA"/>
        </w:rPr>
        <w:t xml:space="preserve"> will be supported in the Iris3: continuous and </w:t>
      </w:r>
      <w:r w:rsidR="00C547F3" w:rsidRPr="00C414DC">
        <w:rPr>
          <w:lang w:val="en-CA"/>
        </w:rPr>
        <w:t>triggered modes</w:t>
      </w:r>
      <w:r w:rsidR="0054003B" w:rsidRPr="00C414DC">
        <w:rPr>
          <w:lang w:val="en-CA"/>
        </w:rPr>
        <w:t>.</w:t>
      </w:r>
    </w:p>
    <w:p w:rsidR="00561E3C" w:rsidRPr="00C414DC" w:rsidRDefault="00561E3C" w:rsidP="00C547F3">
      <w:pPr>
        <w:rPr>
          <w:lang w:val="en-CA"/>
        </w:rPr>
      </w:pPr>
    </w:p>
    <w:p w:rsidR="001B056F" w:rsidRPr="00C414DC" w:rsidRDefault="00C547F3" w:rsidP="00C547F3">
      <w:pPr>
        <w:rPr>
          <w:lang w:val="en-CA"/>
        </w:rPr>
      </w:pPr>
      <w:r w:rsidRPr="00C414DC">
        <w:rPr>
          <w:lang w:val="en-CA"/>
        </w:rPr>
        <w:t>The triggered mode (software and hardware edge) supports simultaneous exposure and readout. The PET</w:t>
      </w:r>
      <w:r w:rsidR="00561E3C" w:rsidRPr="00C414DC">
        <w:rPr>
          <w:lang w:val="en-CA"/>
        </w:rPr>
        <w:t xml:space="preserve"> </w:t>
      </w:r>
      <w:r w:rsidRPr="00C414DC">
        <w:rPr>
          <w:lang w:val="en-CA"/>
        </w:rPr>
        <w:t>(Parallel Engin</w:t>
      </w:r>
      <w:r w:rsidR="00561E3C" w:rsidRPr="00C414DC">
        <w:rPr>
          <w:lang w:val="en-CA"/>
        </w:rPr>
        <w:t>e</w:t>
      </w:r>
      <w:r w:rsidRPr="00C414DC">
        <w:rPr>
          <w:lang w:val="en-CA"/>
        </w:rPr>
        <w:t xml:space="preserve"> Trigger) receives the trigger and shift it in time until the end of the exposure ends fits with the end of the parallel readout. This logic was needed with the CCD </w:t>
      </w:r>
      <w:r w:rsidR="001B056F" w:rsidRPr="00C414DC">
        <w:rPr>
          <w:lang w:val="en-CA"/>
        </w:rPr>
        <w:t>sensors;</w:t>
      </w:r>
      <w:r w:rsidRPr="00C414DC">
        <w:rPr>
          <w:lang w:val="en-CA"/>
        </w:rPr>
        <w:t xml:space="preserve"> the </w:t>
      </w:r>
      <w:r w:rsidR="001B056F" w:rsidRPr="00C414DC">
        <w:rPr>
          <w:lang w:val="en-CA"/>
        </w:rPr>
        <w:t xml:space="preserve">CCD </w:t>
      </w:r>
      <w:r w:rsidRPr="00C414DC">
        <w:rPr>
          <w:lang w:val="en-CA"/>
        </w:rPr>
        <w:t xml:space="preserve">sensor corrupts the image if the end of exposure </w:t>
      </w:r>
      <w:r w:rsidR="001B056F" w:rsidRPr="00C414DC">
        <w:rPr>
          <w:lang w:val="en-CA"/>
        </w:rPr>
        <w:t>arrives before the end of current readout. With the Python CMOS sensors, the sensor does not corrupt the image, but the exposure time is stretched until the end of the current readout. If this situation is not corrected, the consequence is a non-homogeneous images sequence (images with different levels).</w:t>
      </w:r>
    </w:p>
    <w:p w:rsidR="001B056F" w:rsidRPr="00C414DC" w:rsidRDefault="001B056F" w:rsidP="00C547F3">
      <w:pPr>
        <w:rPr>
          <w:lang w:val="en-CA"/>
        </w:rPr>
      </w:pPr>
    </w:p>
    <w:p w:rsidR="00C547F3" w:rsidRPr="00C414DC" w:rsidRDefault="001B056F" w:rsidP="00C31B04">
      <w:pPr>
        <w:rPr>
          <w:lang w:val="en-CA"/>
        </w:rPr>
      </w:pPr>
      <w:r w:rsidRPr="00C414DC">
        <w:rPr>
          <w:lang w:val="en-CA"/>
        </w:rPr>
        <w:t xml:space="preserve">In the Iris3 design, we will use this feature of the sensor. The trigger </w:t>
      </w:r>
      <w:r w:rsidR="00760C09">
        <w:rPr>
          <w:lang w:val="en-CA"/>
        </w:rPr>
        <w:t xml:space="preserve">in </w:t>
      </w:r>
      <w:r w:rsidRPr="00C414DC">
        <w:rPr>
          <w:lang w:val="en-CA"/>
        </w:rPr>
        <w:t>level</w:t>
      </w:r>
      <w:r w:rsidR="00760C09">
        <w:rPr>
          <w:lang w:val="en-CA"/>
        </w:rPr>
        <w:t xml:space="preserve"> mode</w:t>
      </w:r>
      <w:r w:rsidRPr="00C414DC">
        <w:rPr>
          <w:lang w:val="en-CA"/>
        </w:rPr>
        <w:t xml:space="preserve"> will be supported from an external pin, or </w:t>
      </w:r>
      <w:proofErr w:type="spellStart"/>
      <w:r w:rsidRPr="00C414DC">
        <w:rPr>
          <w:lang w:val="en-CA"/>
        </w:rPr>
        <w:t>RTio</w:t>
      </w:r>
      <w:proofErr w:type="spellEnd"/>
      <w:r w:rsidR="004F10D1" w:rsidRPr="00C414DC">
        <w:rPr>
          <w:lang w:val="en-CA"/>
        </w:rPr>
        <w:t xml:space="preserve"> logic</w:t>
      </w:r>
      <w:r w:rsidRPr="00C414DC">
        <w:rPr>
          <w:lang w:val="en-CA"/>
        </w:rPr>
        <w:t xml:space="preserve">. </w:t>
      </w:r>
      <w:r w:rsidR="0054003B" w:rsidRPr="00C414DC">
        <w:rPr>
          <w:lang w:val="en-CA"/>
        </w:rPr>
        <w:t>The sensor controller will not be able to sequence this kind of trigger to the sensor</w:t>
      </w:r>
      <w:r w:rsidRPr="00C414DC">
        <w:rPr>
          <w:lang w:val="en-CA"/>
        </w:rPr>
        <w:t>,</w:t>
      </w:r>
      <w:r w:rsidR="0054003B" w:rsidRPr="00C414DC">
        <w:rPr>
          <w:lang w:val="en-CA"/>
        </w:rPr>
        <w:t xml:space="preserve"> since the exposure time will be controlled by the </w:t>
      </w:r>
      <w:r w:rsidR="00760C09">
        <w:rPr>
          <w:lang w:val="en-CA"/>
        </w:rPr>
        <w:t xml:space="preserve">length of the </w:t>
      </w:r>
      <w:r w:rsidR="0054003B" w:rsidRPr="00C414DC">
        <w:rPr>
          <w:lang w:val="en-CA"/>
        </w:rPr>
        <w:t xml:space="preserve">trigger </w:t>
      </w:r>
      <w:r w:rsidR="00760C09">
        <w:rPr>
          <w:lang w:val="en-CA"/>
        </w:rPr>
        <w:t xml:space="preserve">pulse at its active </w:t>
      </w:r>
      <w:r w:rsidRPr="00C414DC">
        <w:rPr>
          <w:lang w:val="en-CA"/>
        </w:rPr>
        <w:t>leve</w:t>
      </w:r>
      <w:r w:rsidR="00E850AB" w:rsidRPr="00C414DC">
        <w:rPr>
          <w:lang w:val="en-CA"/>
        </w:rPr>
        <w:t>l</w:t>
      </w:r>
      <w:r w:rsidR="0054003B" w:rsidRPr="00C414DC">
        <w:rPr>
          <w:lang w:val="en-CA"/>
        </w:rPr>
        <w:t xml:space="preserve">. </w:t>
      </w:r>
      <w:r w:rsidRPr="00C414DC">
        <w:rPr>
          <w:lang w:val="en-CA"/>
        </w:rPr>
        <w:t>The trigger received will not be shifted in time by the PET engin</w:t>
      </w:r>
      <w:r w:rsidR="00760C09">
        <w:rPr>
          <w:lang w:val="en-CA"/>
        </w:rPr>
        <w:t>e</w:t>
      </w:r>
      <w:r w:rsidRPr="00C414DC">
        <w:rPr>
          <w:lang w:val="en-CA"/>
        </w:rPr>
        <w:t>, and if the trigger</w:t>
      </w:r>
      <w:r w:rsidR="00760C09">
        <w:rPr>
          <w:lang w:val="en-CA"/>
        </w:rPr>
        <w:t xml:space="preserve"> input</w:t>
      </w:r>
      <w:r w:rsidRPr="00C414DC">
        <w:rPr>
          <w:lang w:val="en-CA"/>
        </w:rPr>
        <w:t xml:space="preserve"> </w:t>
      </w:r>
      <w:r w:rsidR="00E850AB" w:rsidRPr="00C414DC">
        <w:rPr>
          <w:lang w:val="en-CA"/>
        </w:rPr>
        <w:t>level de-asserts</w:t>
      </w:r>
      <w:r w:rsidRPr="00C414DC">
        <w:rPr>
          <w:lang w:val="en-CA"/>
        </w:rPr>
        <w:t xml:space="preserve"> the exposure </w:t>
      </w:r>
      <w:r w:rsidR="00760C09">
        <w:rPr>
          <w:lang w:val="en-CA"/>
        </w:rPr>
        <w:t>before the end of the</w:t>
      </w:r>
      <w:r w:rsidRPr="00C414DC">
        <w:rPr>
          <w:lang w:val="en-CA"/>
        </w:rPr>
        <w:t xml:space="preserve"> current readout, the sensor will continue </w:t>
      </w:r>
      <w:r w:rsidR="00760C09" w:rsidRPr="00C414DC">
        <w:rPr>
          <w:lang w:val="en-CA"/>
        </w:rPr>
        <w:t>t</w:t>
      </w:r>
      <w:r w:rsidR="00760C09">
        <w:rPr>
          <w:lang w:val="en-CA"/>
        </w:rPr>
        <w:t>he</w:t>
      </w:r>
      <w:r w:rsidR="00760C09" w:rsidRPr="00C414DC">
        <w:rPr>
          <w:lang w:val="en-CA"/>
        </w:rPr>
        <w:t xml:space="preserve"> </w:t>
      </w:r>
      <w:r w:rsidRPr="00C414DC">
        <w:rPr>
          <w:lang w:val="en-CA"/>
        </w:rPr>
        <w:t>exposure until the end of</w:t>
      </w:r>
      <w:r w:rsidR="00760C09">
        <w:rPr>
          <w:lang w:val="en-CA"/>
        </w:rPr>
        <w:t xml:space="preserve"> the current</w:t>
      </w:r>
      <w:r w:rsidRPr="00C414DC">
        <w:rPr>
          <w:lang w:val="en-CA"/>
        </w:rPr>
        <w:t xml:space="preserve"> readout.</w:t>
      </w:r>
    </w:p>
    <w:p w:rsidR="00855BE7" w:rsidRPr="00C414DC" w:rsidRDefault="00855BE7" w:rsidP="00C31B04">
      <w:pPr>
        <w:rPr>
          <w:lang w:val="en-CA"/>
        </w:rPr>
      </w:pPr>
    </w:p>
    <w:p w:rsidR="003611D3" w:rsidRPr="00C414DC" w:rsidRDefault="00855BE7" w:rsidP="00C31B04">
      <w:pPr>
        <w:rPr>
          <w:lang w:val="en-CA"/>
        </w:rPr>
      </w:pPr>
      <w:r w:rsidRPr="00C414DC">
        <w:rPr>
          <w:lang w:val="en-CA"/>
        </w:rPr>
        <w:t xml:space="preserve">There </w:t>
      </w:r>
      <w:r w:rsidR="003611D3" w:rsidRPr="00C414DC">
        <w:rPr>
          <w:lang w:val="en-CA"/>
        </w:rPr>
        <w:t xml:space="preserve">are several features in the Python CMOS sensor family that will be used to reduce logic cost in the </w:t>
      </w:r>
      <w:proofErr w:type="spellStart"/>
      <w:r w:rsidR="003611D3" w:rsidRPr="00C414DC">
        <w:rPr>
          <w:lang w:val="en-CA"/>
        </w:rPr>
        <w:t>fpga</w:t>
      </w:r>
      <w:proofErr w:type="spellEnd"/>
      <w:r w:rsidR="00AE60DB" w:rsidRPr="00C414DC">
        <w:rPr>
          <w:lang w:val="en-CA"/>
        </w:rPr>
        <w:t>, and increase performance and frame rate</w:t>
      </w:r>
      <w:r w:rsidR="003611D3" w:rsidRPr="00C414DC">
        <w:rPr>
          <w:lang w:val="en-CA"/>
        </w:rPr>
        <w:t>:</w:t>
      </w:r>
    </w:p>
    <w:p w:rsidR="00421C12" w:rsidRPr="00C414DC" w:rsidRDefault="00421C12" w:rsidP="00C31B04">
      <w:pPr>
        <w:rPr>
          <w:lang w:val="en-CA"/>
        </w:rPr>
      </w:pPr>
    </w:p>
    <w:p w:rsidR="00C31B04" w:rsidRPr="00C414DC" w:rsidRDefault="003611D3" w:rsidP="00A66601">
      <w:pPr>
        <w:numPr>
          <w:ilvl w:val="0"/>
          <w:numId w:val="15"/>
        </w:numPr>
        <w:rPr>
          <w:lang w:val="en-CA"/>
        </w:rPr>
      </w:pPr>
      <w:r w:rsidRPr="00C414DC">
        <w:rPr>
          <w:lang w:val="en-CA"/>
        </w:rPr>
        <w:t xml:space="preserve">Subsampling </w:t>
      </w:r>
      <w:r w:rsidR="00421C12" w:rsidRPr="00C414DC">
        <w:rPr>
          <w:lang w:val="en-CA"/>
        </w:rPr>
        <w:t>in monochrome sensors</w:t>
      </w:r>
      <w:r w:rsidRPr="00C414DC">
        <w:rPr>
          <w:lang w:val="en-CA"/>
        </w:rPr>
        <w:t xml:space="preserve">: </w:t>
      </w:r>
      <w:r w:rsidR="00421C12" w:rsidRPr="00C414DC">
        <w:rPr>
          <w:lang w:val="en-CA"/>
        </w:rPr>
        <w:t>Read-1-Skip-1</w:t>
      </w:r>
      <w:r w:rsidRPr="00C414DC">
        <w:rPr>
          <w:lang w:val="en-CA"/>
        </w:rPr>
        <w:t xml:space="preserve"> </w:t>
      </w:r>
      <w:r w:rsidR="00421C12" w:rsidRPr="00C414DC">
        <w:rPr>
          <w:lang w:val="en-CA"/>
        </w:rPr>
        <w:t xml:space="preserve">in X and </w:t>
      </w:r>
      <w:r w:rsidRPr="00C414DC">
        <w:rPr>
          <w:lang w:val="en-CA"/>
        </w:rPr>
        <w:t xml:space="preserve">Y direction </w:t>
      </w:r>
    </w:p>
    <w:p w:rsidR="00421C12" w:rsidRPr="00C414DC" w:rsidRDefault="00421C12" w:rsidP="00A66601">
      <w:pPr>
        <w:numPr>
          <w:ilvl w:val="0"/>
          <w:numId w:val="15"/>
        </w:numPr>
        <w:rPr>
          <w:lang w:val="en-CA"/>
        </w:rPr>
      </w:pPr>
      <w:r w:rsidRPr="00C414DC">
        <w:rPr>
          <w:lang w:val="en-CA"/>
        </w:rPr>
        <w:t>Subsampling in color sensors: Read-2-Skip-2 in X and Y direction (Bayer code)</w:t>
      </w:r>
    </w:p>
    <w:p w:rsidR="00421C12" w:rsidRPr="00C414DC" w:rsidRDefault="003611D3" w:rsidP="00A66601">
      <w:pPr>
        <w:numPr>
          <w:ilvl w:val="0"/>
          <w:numId w:val="15"/>
        </w:numPr>
        <w:rPr>
          <w:lang w:val="en-CA"/>
        </w:rPr>
      </w:pPr>
      <w:r w:rsidRPr="00C414DC">
        <w:rPr>
          <w:lang w:val="en-CA"/>
        </w:rPr>
        <w:t>Binning</w:t>
      </w:r>
      <w:r w:rsidR="00421C12" w:rsidRPr="00C414DC">
        <w:rPr>
          <w:lang w:val="en-CA"/>
        </w:rPr>
        <w:t xml:space="preserve"> in monochrome sensors</w:t>
      </w:r>
      <w:r w:rsidRPr="00C414DC">
        <w:rPr>
          <w:lang w:val="en-CA"/>
        </w:rPr>
        <w:t xml:space="preserve"> :</w:t>
      </w:r>
      <w:r w:rsidR="00AE60DB" w:rsidRPr="00C414DC">
        <w:rPr>
          <w:lang w:val="en-CA"/>
        </w:rPr>
        <w:t xml:space="preserve"> 2x</w:t>
      </w:r>
      <w:r w:rsidR="00421C12" w:rsidRPr="00C414DC">
        <w:rPr>
          <w:lang w:val="en-CA"/>
        </w:rPr>
        <w:t>1</w:t>
      </w:r>
      <w:r w:rsidR="00AE60DB" w:rsidRPr="00C414DC">
        <w:rPr>
          <w:lang w:val="en-CA"/>
        </w:rPr>
        <w:t xml:space="preserve"> </w:t>
      </w:r>
      <w:r w:rsidR="00421C12" w:rsidRPr="00C414DC">
        <w:rPr>
          <w:lang w:val="en-CA"/>
        </w:rPr>
        <w:t xml:space="preserve">in X direction,  Read-1-Skip-1 in Y direction </w:t>
      </w:r>
    </w:p>
    <w:p w:rsidR="00421C12" w:rsidRPr="00C414DC" w:rsidRDefault="00421C12" w:rsidP="00A66601">
      <w:pPr>
        <w:numPr>
          <w:ilvl w:val="0"/>
          <w:numId w:val="15"/>
        </w:numPr>
        <w:rPr>
          <w:lang w:val="en-CA"/>
        </w:rPr>
      </w:pPr>
      <w:r w:rsidRPr="00C414DC">
        <w:rPr>
          <w:lang w:val="en-CA"/>
        </w:rPr>
        <w:t xml:space="preserve">Binning in color </w:t>
      </w:r>
      <w:r w:rsidR="00AD28BF" w:rsidRPr="00C414DC">
        <w:rPr>
          <w:lang w:val="en-CA"/>
        </w:rPr>
        <w:t>sensors:</w:t>
      </w:r>
      <w:r w:rsidRPr="00C414DC">
        <w:rPr>
          <w:lang w:val="en-CA"/>
        </w:rPr>
        <w:t xml:space="preserve"> </w:t>
      </w:r>
      <w:r w:rsidRPr="00C414DC">
        <w:rPr>
          <w:u w:val="single"/>
          <w:lang w:val="en-CA"/>
        </w:rPr>
        <w:t>NOT available</w:t>
      </w:r>
      <w:r w:rsidR="00F11887" w:rsidRPr="00C414DC">
        <w:rPr>
          <w:u w:val="single"/>
          <w:lang w:val="en-CA"/>
        </w:rPr>
        <w:t xml:space="preserve"> in SENSOR</w:t>
      </w:r>
      <w:r w:rsidRPr="00C414DC">
        <w:rPr>
          <w:lang w:val="en-CA"/>
        </w:rPr>
        <w:t>.</w:t>
      </w:r>
    </w:p>
    <w:p w:rsidR="00AE60DB" w:rsidRPr="00C414DC" w:rsidRDefault="00AE60DB" w:rsidP="00A66601">
      <w:pPr>
        <w:numPr>
          <w:ilvl w:val="0"/>
          <w:numId w:val="15"/>
        </w:numPr>
        <w:rPr>
          <w:lang w:val="en-CA"/>
        </w:rPr>
      </w:pPr>
      <w:r w:rsidRPr="00C414DC">
        <w:rPr>
          <w:lang w:val="en-CA"/>
        </w:rPr>
        <w:t>Reverse Y</w:t>
      </w:r>
    </w:p>
    <w:p w:rsidR="00AE60DB" w:rsidRPr="00C414DC" w:rsidRDefault="00A80591" w:rsidP="00A66601">
      <w:pPr>
        <w:numPr>
          <w:ilvl w:val="0"/>
          <w:numId w:val="15"/>
        </w:numPr>
        <w:rPr>
          <w:lang w:val="en-CA"/>
        </w:rPr>
      </w:pPr>
      <w:r w:rsidRPr="00C414DC">
        <w:rPr>
          <w:lang w:val="en-CA"/>
        </w:rPr>
        <w:t xml:space="preserve">1 </w:t>
      </w:r>
      <w:r w:rsidR="00AE60DB" w:rsidRPr="00C414DC">
        <w:rPr>
          <w:lang w:val="en-CA"/>
        </w:rPr>
        <w:t>ROI</w:t>
      </w:r>
      <w:r w:rsidRPr="00C414DC">
        <w:rPr>
          <w:lang w:val="en-CA"/>
        </w:rPr>
        <w:t xml:space="preserve"> (Multiple ROI per frame may be difficult to implement)</w:t>
      </w:r>
    </w:p>
    <w:p w:rsidR="00421C12" w:rsidRPr="00C414DC" w:rsidRDefault="00421C12" w:rsidP="00A66601">
      <w:pPr>
        <w:numPr>
          <w:ilvl w:val="0"/>
          <w:numId w:val="15"/>
        </w:numPr>
        <w:rPr>
          <w:lang w:val="en-CA"/>
        </w:rPr>
      </w:pPr>
      <w:r w:rsidRPr="00C414DC">
        <w:rPr>
          <w:lang w:val="en-CA"/>
        </w:rPr>
        <w:t xml:space="preserve">HDR mode with up to 3 slopes to increase the dynamic range of the </w:t>
      </w:r>
      <w:r w:rsidR="00AD28BF" w:rsidRPr="00C414DC">
        <w:rPr>
          <w:lang w:val="en-CA"/>
        </w:rPr>
        <w:t>sensor (this feature may be optional)</w:t>
      </w:r>
    </w:p>
    <w:p w:rsidR="002047B8" w:rsidRPr="00C414DC" w:rsidRDefault="002047B8" w:rsidP="00A66601">
      <w:pPr>
        <w:numPr>
          <w:ilvl w:val="0"/>
          <w:numId w:val="15"/>
        </w:numPr>
        <w:rPr>
          <w:lang w:val="en-CA"/>
        </w:rPr>
      </w:pPr>
      <w:r w:rsidRPr="00C414DC">
        <w:rPr>
          <w:lang w:val="en-CA"/>
        </w:rPr>
        <w:t>Test pattern implemented in the sensor</w:t>
      </w:r>
    </w:p>
    <w:p w:rsidR="00EA66E2" w:rsidRPr="00C414DC" w:rsidRDefault="00EA66E2" w:rsidP="00A66601">
      <w:pPr>
        <w:numPr>
          <w:ilvl w:val="0"/>
          <w:numId w:val="15"/>
        </w:numPr>
        <w:rPr>
          <w:lang w:val="en-CA"/>
        </w:rPr>
      </w:pPr>
      <w:r w:rsidRPr="00C414DC">
        <w:rPr>
          <w:lang w:val="en-CA"/>
        </w:rPr>
        <w:t>Analog Gain</w:t>
      </w:r>
    </w:p>
    <w:p w:rsidR="00EA66E2" w:rsidRPr="00C414DC" w:rsidRDefault="00EA66E2" w:rsidP="00A66601">
      <w:pPr>
        <w:numPr>
          <w:ilvl w:val="0"/>
          <w:numId w:val="15"/>
        </w:numPr>
        <w:rPr>
          <w:lang w:val="en-CA"/>
        </w:rPr>
      </w:pPr>
      <w:r w:rsidRPr="00C414DC">
        <w:rPr>
          <w:lang w:val="en-CA"/>
        </w:rPr>
        <w:t>Black Offset</w:t>
      </w:r>
    </w:p>
    <w:p w:rsidR="00421C12" w:rsidRPr="00C414DC" w:rsidRDefault="00421C12" w:rsidP="00421C12">
      <w:pPr>
        <w:rPr>
          <w:lang w:val="en-CA"/>
        </w:rPr>
      </w:pPr>
    </w:p>
    <w:p w:rsidR="00421C12" w:rsidRPr="00C414DC" w:rsidRDefault="00DB75BB" w:rsidP="00421C12">
      <w:pPr>
        <w:keepNext/>
        <w:rPr>
          <w:lang w:val="en-CA"/>
        </w:rPr>
      </w:pPr>
      <w:r w:rsidRPr="00C414DC">
        <w:rPr>
          <w:noProof/>
          <w:lang w:eastAsia="fr-CA"/>
        </w:rPr>
        <w:lastRenderedPageBreak/>
        <w:drawing>
          <wp:inline distT="0" distB="0" distL="0" distR="0" wp14:anchorId="1F8B2B96" wp14:editId="3913CA7F">
            <wp:extent cx="5144770" cy="1954530"/>
            <wp:effectExtent l="0" t="0" r="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770" cy="1954530"/>
                    </a:xfrm>
                    <a:prstGeom prst="rect">
                      <a:avLst/>
                    </a:prstGeom>
                    <a:noFill/>
                    <a:ln>
                      <a:noFill/>
                    </a:ln>
                  </pic:spPr>
                </pic:pic>
              </a:graphicData>
            </a:graphic>
          </wp:inline>
        </w:drawing>
      </w:r>
    </w:p>
    <w:p w:rsidR="00421C12" w:rsidRPr="00C414DC" w:rsidRDefault="00421C12" w:rsidP="00421C12">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8</w:t>
      </w:r>
      <w:r w:rsidRPr="00C414DC">
        <w:rPr>
          <w:lang w:val="en-CA"/>
        </w:rPr>
        <w:fldChar w:fldCharType="end"/>
      </w:r>
      <w:r w:rsidRPr="00C414DC">
        <w:rPr>
          <w:lang w:val="en-CA"/>
        </w:rPr>
        <w:t xml:space="preserve"> : Python sensor subsampling mode</w:t>
      </w:r>
    </w:p>
    <w:p w:rsidR="00AD28BF" w:rsidRPr="00C414DC" w:rsidRDefault="00AD28BF" w:rsidP="00AD28BF">
      <w:pPr>
        <w:rPr>
          <w:lang w:val="en-CA"/>
        </w:rPr>
      </w:pPr>
    </w:p>
    <w:p w:rsidR="00AD28BF" w:rsidRPr="00C414DC" w:rsidRDefault="00AD28BF" w:rsidP="00AD28BF">
      <w:pPr>
        <w:rPr>
          <w:lang w:val="en-CA"/>
        </w:rPr>
      </w:pPr>
      <w:r w:rsidRPr="00C414DC">
        <w:rPr>
          <w:lang w:val="en-CA"/>
        </w:rPr>
        <w:t xml:space="preserve">Subsampling, binning, reverse Y and ROI will impact the </w:t>
      </w:r>
      <w:proofErr w:type="spellStart"/>
      <w:r w:rsidRPr="00C414DC">
        <w:rPr>
          <w:lang w:val="en-CA"/>
        </w:rPr>
        <w:t>datapath</w:t>
      </w:r>
      <w:proofErr w:type="spellEnd"/>
      <w:r w:rsidRPr="00C414DC">
        <w:rPr>
          <w:lang w:val="en-CA"/>
        </w:rPr>
        <w:t xml:space="preserve"> decoding logic, formatting and remapping sensor readout kernels will be needed to support those modes.</w:t>
      </w:r>
    </w:p>
    <w:p w:rsidR="002047B8" w:rsidRPr="00C414DC" w:rsidRDefault="002047B8" w:rsidP="00AD28BF">
      <w:pPr>
        <w:rPr>
          <w:lang w:val="en-CA"/>
        </w:rPr>
      </w:pPr>
    </w:p>
    <w:p w:rsidR="00054185" w:rsidRPr="00C414DC" w:rsidRDefault="00054185" w:rsidP="00AD28BF">
      <w:pPr>
        <w:rPr>
          <w:lang w:val="en-CA"/>
        </w:rPr>
      </w:pPr>
      <w:r w:rsidRPr="00C414DC">
        <w:rPr>
          <w:lang w:val="en-CA"/>
        </w:rPr>
        <w:t xml:space="preserve">In the </w:t>
      </w:r>
      <w:proofErr w:type="spellStart"/>
      <w:r w:rsidRPr="00C414DC">
        <w:rPr>
          <w:lang w:val="en-CA"/>
        </w:rPr>
        <w:t>IrisGT</w:t>
      </w:r>
      <w:proofErr w:type="spellEnd"/>
      <w:r w:rsidRPr="00C414DC">
        <w:rPr>
          <w:lang w:val="en-CA"/>
        </w:rPr>
        <w:t xml:space="preserve"> camera, we support several subsampling modes in the X and Y directions without a framerate increase. In the case of using the Python subsampling mode (Read-1-Skip-1 in the monochrome cameras and Read-2-Skip-2 in the color camera) the framerate will increase, but we will los</w:t>
      </w:r>
      <w:r w:rsidR="00B86CB0" w:rsidRPr="00C414DC">
        <w:rPr>
          <w:lang w:val="en-CA"/>
        </w:rPr>
        <w:t>e</w:t>
      </w:r>
      <w:r w:rsidRPr="00C414DC">
        <w:rPr>
          <w:lang w:val="en-CA"/>
        </w:rPr>
        <w:t xml:space="preserve"> the subsampling granularity.</w:t>
      </w:r>
    </w:p>
    <w:p w:rsidR="00421C12" w:rsidRPr="00C414DC" w:rsidRDefault="00421C12" w:rsidP="00421C12">
      <w:pPr>
        <w:rPr>
          <w:lang w:val="en-CA"/>
        </w:rPr>
      </w:pPr>
    </w:p>
    <w:p w:rsidR="00421C12" w:rsidRPr="00C414DC" w:rsidRDefault="00DB75BB" w:rsidP="00421C12">
      <w:pPr>
        <w:keepNext/>
        <w:rPr>
          <w:lang w:val="en-CA"/>
        </w:rPr>
      </w:pPr>
      <w:r w:rsidRPr="00C414DC">
        <w:rPr>
          <w:noProof/>
          <w:lang w:eastAsia="fr-CA"/>
        </w:rPr>
        <w:drawing>
          <wp:inline distT="0" distB="0" distL="0" distR="0" wp14:anchorId="474C3C09" wp14:editId="52A7ED33">
            <wp:extent cx="5793105" cy="29540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3105" cy="2954020"/>
                    </a:xfrm>
                    <a:prstGeom prst="rect">
                      <a:avLst/>
                    </a:prstGeom>
                    <a:noFill/>
                    <a:ln>
                      <a:noFill/>
                    </a:ln>
                  </pic:spPr>
                </pic:pic>
              </a:graphicData>
            </a:graphic>
          </wp:inline>
        </w:drawing>
      </w:r>
    </w:p>
    <w:p w:rsidR="00421C12" w:rsidRPr="00C414DC" w:rsidRDefault="00421C12" w:rsidP="00421C12">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9</w:t>
      </w:r>
      <w:r w:rsidRPr="00C414DC">
        <w:rPr>
          <w:lang w:val="en-CA"/>
        </w:rPr>
        <w:fldChar w:fldCharType="end"/>
      </w:r>
      <w:r w:rsidRPr="00C414DC">
        <w:rPr>
          <w:lang w:val="en-CA"/>
        </w:rPr>
        <w:t xml:space="preserve"> : Python sensor multi</w:t>
      </w:r>
      <w:r w:rsidR="0098780B" w:rsidRPr="00C414DC">
        <w:rPr>
          <w:lang w:val="en-CA"/>
        </w:rPr>
        <w:t>ple</w:t>
      </w:r>
      <w:r w:rsidRPr="00C414DC">
        <w:rPr>
          <w:lang w:val="en-CA"/>
        </w:rPr>
        <w:t xml:space="preserve"> slope integration</w:t>
      </w:r>
      <w:r w:rsidR="00760C09">
        <w:rPr>
          <w:lang w:val="en-CA"/>
        </w:rPr>
        <w:t xml:space="preserve"> </w:t>
      </w:r>
      <w:r w:rsidR="00A14EDB" w:rsidRPr="00C414DC">
        <w:rPr>
          <w:lang w:val="en-CA"/>
        </w:rPr>
        <w:t>(HDR), optional feature</w:t>
      </w:r>
    </w:p>
    <w:p w:rsidR="00A9270C" w:rsidRDefault="00A9270C">
      <w:pPr>
        <w:spacing w:after="0"/>
        <w:rPr>
          <w:lang w:val="en-CA"/>
        </w:rPr>
      </w:pPr>
      <w:r>
        <w:rPr>
          <w:lang w:val="en-CA"/>
        </w:rPr>
        <w:br w:type="page"/>
      </w:r>
    </w:p>
    <w:p w:rsidR="001057A9" w:rsidRPr="00C414DC" w:rsidRDefault="001057A9" w:rsidP="001057A9">
      <w:pPr>
        <w:rPr>
          <w:lang w:val="en-CA"/>
        </w:rPr>
      </w:pPr>
    </w:p>
    <w:p w:rsidR="002C14C4" w:rsidRPr="00C414DC" w:rsidRDefault="002C14C4" w:rsidP="00B86CB0">
      <w:pPr>
        <w:pStyle w:val="Heading3"/>
        <w:rPr>
          <w:lang w:val="en-CA"/>
        </w:rPr>
      </w:pPr>
      <w:bookmarkStart w:id="37" w:name="_Toc505612588"/>
      <w:r w:rsidRPr="00C414DC">
        <w:rPr>
          <w:lang w:val="en-CA"/>
        </w:rPr>
        <w:t>Double buffering acquisition concept</w:t>
      </w:r>
      <w:bookmarkEnd w:id="37"/>
      <w:r w:rsidRPr="00C414DC">
        <w:rPr>
          <w:lang w:val="en-CA"/>
        </w:rPr>
        <w:t xml:space="preserve"> </w:t>
      </w:r>
    </w:p>
    <w:p w:rsidR="002C14C4" w:rsidRPr="00C414DC" w:rsidRDefault="002C14C4" w:rsidP="005362FB">
      <w:pPr>
        <w:rPr>
          <w:lang w:val="en-CA"/>
        </w:rPr>
      </w:pPr>
    </w:p>
    <w:p w:rsidR="003B0C0A" w:rsidRPr="00C414DC" w:rsidRDefault="003B0C0A" w:rsidP="003B0C0A">
      <w:pPr>
        <w:rPr>
          <w:sz w:val="24"/>
          <w:szCs w:val="24"/>
          <w:lang w:val="en-CA" w:eastAsia="fr-CA"/>
        </w:rPr>
      </w:pPr>
      <w:r w:rsidRPr="00C414DC">
        <w:rPr>
          <w:lang w:val="en-CA"/>
        </w:rPr>
        <w:t xml:space="preserve">In the </w:t>
      </w:r>
      <w:proofErr w:type="spellStart"/>
      <w:r w:rsidRPr="00C414DC">
        <w:rPr>
          <w:lang w:val="en-CA"/>
        </w:rPr>
        <w:t>IrisGT</w:t>
      </w:r>
      <w:proofErr w:type="spellEnd"/>
      <w:r w:rsidRPr="00C414DC">
        <w:rPr>
          <w:lang w:val="en-CA"/>
        </w:rPr>
        <w:t xml:space="preserve">, the concept of grab double buffering was only applied to the grab readout. The CCD controller was only capable of control one grab command at the time. In the Iris3, we can design a true double buffering acquisition without the use of a command buffer. Two grab commands will be pipelined in the logic with their own grab parameters. This method will allow applications like KNS back2back and Perceptron ROI’s to be easily </w:t>
      </w:r>
      <w:r w:rsidR="001418B4" w:rsidRPr="00C414DC">
        <w:rPr>
          <w:lang w:val="en-CA"/>
        </w:rPr>
        <w:t xml:space="preserve">implemented without the use of </w:t>
      </w:r>
      <w:r w:rsidRPr="00C414DC">
        <w:rPr>
          <w:lang w:val="en-CA"/>
        </w:rPr>
        <w:t>special features or custom modes.</w:t>
      </w:r>
    </w:p>
    <w:p w:rsidR="003B0C0A" w:rsidRPr="00C414DC" w:rsidRDefault="003B0C0A" w:rsidP="003B0C0A">
      <w:pPr>
        <w:rPr>
          <w:lang w:val="en-CA"/>
        </w:rPr>
      </w:pPr>
      <w:r w:rsidRPr="00C414DC">
        <w:rPr>
          <w:lang w:val="en-CA"/>
        </w:rPr>
        <w:t xml:space="preserve"> </w:t>
      </w:r>
    </w:p>
    <w:p w:rsidR="003B0C0A" w:rsidRPr="00C414DC" w:rsidRDefault="003B0C0A" w:rsidP="003B0C0A">
      <w:pPr>
        <w:rPr>
          <w:lang w:val="en-CA"/>
        </w:rPr>
      </w:pPr>
      <w:r w:rsidRPr="00C414DC">
        <w:rPr>
          <w:lang w:val="en-CA"/>
        </w:rPr>
        <w:t xml:space="preserve">The command queue list concept needs additional work in the </w:t>
      </w:r>
      <w:proofErr w:type="spellStart"/>
      <w:r w:rsidRPr="00C414DC">
        <w:rPr>
          <w:lang w:val="en-CA"/>
        </w:rPr>
        <w:t>fpga</w:t>
      </w:r>
      <w:proofErr w:type="spellEnd"/>
      <w:r w:rsidRPr="00C414DC">
        <w:rPr>
          <w:lang w:val="en-CA"/>
        </w:rPr>
        <w:t xml:space="preserve"> and in the software driver, compared with an implementation of a more simple double buffering acquisition. If in future, there is no plan to support more than 2 grab queued in the </w:t>
      </w:r>
      <w:proofErr w:type="spellStart"/>
      <w:r w:rsidRPr="00C414DC">
        <w:rPr>
          <w:lang w:val="en-CA"/>
        </w:rPr>
        <w:t>fpga</w:t>
      </w:r>
      <w:proofErr w:type="spellEnd"/>
      <w:r w:rsidRPr="00C414DC">
        <w:rPr>
          <w:lang w:val="en-CA"/>
        </w:rPr>
        <w:t xml:space="preserve">, there is no need for such command queue. The software </w:t>
      </w:r>
      <w:r w:rsidR="00FE5007" w:rsidRPr="00C414DC">
        <w:rPr>
          <w:lang w:val="en-CA"/>
        </w:rPr>
        <w:t>has</w:t>
      </w:r>
      <w:r w:rsidRPr="00C414DC">
        <w:rPr>
          <w:lang w:val="en-CA"/>
        </w:rPr>
        <w:t xml:space="preserve"> already a built-in software grab queue. The use of a command queue list may</w:t>
      </w:r>
      <w:r w:rsidR="00BF77B4" w:rsidRPr="00C414DC">
        <w:rPr>
          <w:lang w:val="en-CA"/>
        </w:rPr>
        <w:t xml:space="preserve"> </w:t>
      </w:r>
      <w:r w:rsidRPr="00C414DC">
        <w:rPr>
          <w:lang w:val="en-CA"/>
        </w:rPr>
        <w:t>be important when running with a very high framerate sensor (</w:t>
      </w:r>
      <w:proofErr w:type="spellStart"/>
      <w:r w:rsidRPr="00C414DC">
        <w:rPr>
          <w:lang w:val="en-CA"/>
        </w:rPr>
        <w:t>linescan</w:t>
      </w:r>
      <w:proofErr w:type="spellEnd"/>
      <w:r w:rsidRPr="00C414DC">
        <w:rPr>
          <w:lang w:val="en-CA"/>
        </w:rPr>
        <w:t xml:space="preserve">). In the Iris3 family, there’s no plan to support line scan sensors. Keep in mind that our CMOS sensors maybe programmed with ROIs to increase frame rate. The Python 300, with a 640x8 lines ROI can achieve around 10883 fps; can this be a real application for the Iris3?  </w:t>
      </w:r>
    </w:p>
    <w:p w:rsidR="003B0C0A" w:rsidRPr="00C414DC" w:rsidRDefault="003B0C0A" w:rsidP="003B0C0A">
      <w:pPr>
        <w:rPr>
          <w:lang w:val="en-CA"/>
        </w:rPr>
      </w:pPr>
    </w:p>
    <w:p w:rsidR="00536B92" w:rsidRPr="00C414DC" w:rsidRDefault="003B0C0A" w:rsidP="003B0C0A">
      <w:pPr>
        <w:rPr>
          <w:lang w:val="en-CA"/>
        </w:rPr>
      </w:pPr>
      <w:r w:rsidRPr="00C414DC">
        <w:rPr>
          <w:lang w:val="en-CA"/>
        </w:rPr>
        <w:t>To start a grab in this mode, a WO register may be implement</w:t>
      </w:r>
      <w:r w:rsidR="00536B92" w:rsidRPr="00C414DC">
        <w:rPr>
          <w:lang w:val="en-CA"/>
        </w:rPr>
        <w:t>ed</w:t>
      </w:r>
      <w:r w:rsidRPr="00C414DC">
        <w:rPr>
          <w:lang w:val="en-CA"/>
        </w:rPr>
        <w:t xml:space="preserve">. Let’s call it GRAB_CMD.  To map the </w:t>
      </w:r>
      <w:proofErr w:type="spellStart"/>
      <w:r w:rsidRPr="00C414DC">
        <w:rPr>
          <w:lang w:val="en-CA"/>
        </w:rPr>
        <w:t>fpga</w:t>
      </w:r>
      <w:proofErr w:type="spellEnd"/>
      <w:r w:rsidRPr="00C414DC">
        <w:rPr>
          <w:lang w:val="en-CA"/>
        </w:rPr>
        <w:t xml:space="preserve"> logic with MIL registers</w:t>
      </w:r>
      <w:r w:rsidR="00536B92" w:rsidRPr="00C414DC">
        <w:rPr>
          <w:lang w:val="en-CA"/>
        </w:rPr>
        <w:t>,</w:t>
      </w:r>
      <w:r w:rsidRPr="00C414DC">
        <w:rPr>
          <w:lang w:val="en-CA"/>
        </w:rPr>
        <w:t xml:space="preserve"> a register called TRIGGER</w:t>
      </w:r>
      <w:r w:rsidR="00536B92" w:rsidRPr="00C414DC">
        <w:rPr>
          <w:lang w:val="en-CA"/>
        </w:rPr>
        <w:t>_</w:t>
      </w:r>
      <w:r w:rsidRPr="00C414DC">
        <w:rPr>
          <w:lang w:val="en-CA"/>
        </w:rPr>
        <w:t>STATE may be implemen</w:t>
      </w:r>
      <w:r w:rsidR="00536B92" w:rsidRPr="00C414DC">
        <w:rPr>
          <w:lang w:val="en-CA"/>
        </w:rPr>
        <w:t>te</w:t>
      </w:r>
      <w:r w:rsidRPr="00C414DC">
        <w:rPr>
          <w:lang w:val="en-CA"/>
        </w:rPr>
        <w:t xml:space="preserve">d to </w:t>
      </w:r>
      <w:r w:rsidR="00536B92" w:rsidRPr="00C414DC">
        <w:rPr>
          <w:lang w:val="en-CA"/>
        </w:rPr>
        <w:t>differentiate</w:t>
      </w:r>
      <w:r w:rsidRPr="00C414DC">
        <w:rPr>
          <w:lang w:val="en-CA"/>
        </w:rPr>
        <w:t xml:space="preserve"> a continuous grab command from a triggered grab command.</w:t>
      </w:r>
      <w:r w:rsidR="00536B92" w:rsidRPr="00C414DC">
        <w:rPr>
          <w:lang w:val="en-CA"/>
        </w:rPr>
        <w:t xml:space="preserve"> When in TRIGGER_STATE=1, a GRAB_CMD acts like an ARM for a trigger. When the TRIGGER_STATE register is set to ‘1’ a TRIGGER_SRC register is needed to rout</w:t>
      </w:r>
      <w:r w:rsidR="00FE5007" w:rsidRPr="00C414DC">
        <w:rPr>
          <w:lang w:val="en-CA"/>
        </w:rPr>
        <w:t>e</w:t>
      </w:r>
      <w:r w:rsidR="00536B92" w:rsidRPr="00C414DC">
        <w:rPr>
          <w:lang w:val="en-CA"/>
        </w:rPr>
        <w:t xml:space="preserve"> the SW_SNAPSHOT register or the HW_TRIG to the internal logic. When in TRIGGER_STATE=0, a GRAB_CMD acts like a trigger.</w:t>
      </w:r>
    </w:p>
    <w:p w:rsidR="00FE5007" w:rsidRPr="00C414DC" w:rsidRDefault="00FE5007" w:rsidP="003B0C0A">
      <w:pPr>
        <w:rPr>
          <w:lang w:val="en-CA"/>
        </w:rPr>
      </w:pPr>
    </w:p>
    <w:p w:rsidR="003B0C0A" w:rsidRPr="00C414DC" w:rsidRDefault="00536B92" w:rsidP="003B0C0A">
      <w:pPr>
        <w:rPr>
          <w:lang w:val="en-CA"/>
        </w:rPr>
      </w:pPr>
      <w:r w:rsidRPr="00C414DC">
        <w:rPr>
          <w:lang w:val="en-CA"/>
        </w:rPr>
        <w:t xml:space="preserve">In the </w:t>
      </w:r>
      <w:proofErr w:type="spellStart"/>
      <w:r w:rsidRPr="00C414DC">
        <w:rPr>
          <w:lang w:val="en-CA"/>
        </w:rPr>
        <w:t>fpga</w:t>
      </w:r>
      <w:proofErr w:type="spellEnd"/>
      <w:r w:rsidRPr="00C414DC">
        <w:rPr>
          <w:lang w:val="en-CA"/>
        </w:rPr>
        <w:t>, the TRIGGER_STATE register and the TRIGGER_SRC register may be combined into one single register GRAB_</w:t>
      </w:r>
      <w:proofErr w:type="gramStart"/>
      <w:r w:rsidRPr="00C414DC">
        <w:rPr>
          <w:lang w:val="en-CA"/>
        </w:rPr>
        <w:t>SRC[</w:t>
      </w:r>
      <w:proofErr w:type="gramEnd"/>
      <w:r w:rsidRPr="00C414DC">
        <w:rPr>
          <w:lang w:val="en-CA"/>
        </w:rPr>
        <w:t>1:0]. GRAB_</w:t>
      </w:r>
      <w:proofErr w:type="gramStart"/>
      <w:r w:rsidRPr="00C414DC">
        <w:rPr>
          <w:lang w:val="en-CA"/>
        </w:rPr>
        <w:t>SRC[</w:t>
      </w:r>
      <w:proofErr w:type="gramEnd"/>
      <w:r w:rsidRPr="00C414DC">
        <w:rPr>
          <w:lang w:val="en-CA"/>
        </w:rPr>
        <w:t>0] maybe the TRIGGER_STATE register and GRAB_SRC[1] the TRIGGER_SRC.</w:t>
      </w:r>
    </w:p>
    <w:p w:rsidR="00536B92" w:rsidRPr="00C414DC" w:rsidRDefault="00536B92" w:rsidP="003B0C0A">
      <w:pPr>
        <w:rPr>
          <w:lang w:val="en-CA"/>
        </w:rPr>
      </w:pPr>
    </w:p>
    <w:p w:rsidR="00536B92" w:rsidRPr="00C414DC" w:rsidRDefault="00536B92" w:rsidP="003B0C0A">
      <w:pPr>
        <w:rPr>
          <w:lang w:val="en-CA"/>
        </w:rPr>
      </w:pPr>
      <w:r w:rsidRPr="00C414DC">
        <w:rPr>
          <w:lang w:val="en-CA"/>
        </w:rPr>
        <w:t>A GRAB_CMD with GRAB_SRC= 10 bin will indicate a continuous grab command</w:t>
      </w:r>
      <w:r w:rsidR="00FE5007" w:rsidRPr="00C414DC">
        <w:rPr>
          <w:lang w:val="en-CA"/>
        </w:rPr>
        <w:t>.</w:t>
      </w:r>
    </w:p>
    <w:p w:rsidR="00536B92" w:rsidRPr="00C414DC" w:rsidRDefault="00536B92" w:rsidP="00536B92">
      <w:pPr>
        <w:rPr>
          <w:lang w:val="en-CA"/>
        </w:rPr>
      </w:pPr>
      <w:r w:rsidRPr="00C414DC">
        <w:rPr>
          <w:lang w:val="en-CA"/>
        </w:rPr>
        <w:t>A GRAB_CMD with GRAB_SRC= 11 bin will indicate a triggered grab command in software snapshot mode</w:t>
      </w:r>
      <w:r w:rsidR="00FE5007" w:rsidRPr="00C414DC">
        <w:rPr>
          <w:lang w:val="en-CA"/>
        </w:rPr>
        <w:t>.</w:t>
      </w:r>
    </w:p>
    <w:p w:rsidR="00536B92" w:rsidRPr="00C414DC" w:rsidRDefault="00536B92" w:rsidP="00536B92">
      <w:pPr>
        <w:rPr>
          <w:lang w:val="en-CA"/>
        </w:rPr>
      </w:pPr>
      <w:r w:rsidRPr="00C414DC">
        <w:rPr>
          <w:lang w:val="en-CA"/>
        </w:rPr>
        <w:t>A GRAB_CMD with GRAB_SRC= 10 bin will indicate a triggered grab command in h</w:t>
      </w:r>
      <w:r w:rsidR="00760C09">
        <w:rPr>
          <w:lang w:val="en-CA"/>
        </w:rPr>
        <w:t>ard</w:t>
      </w:r>
      <w:r w:rsidRPr="00C414DC">
        <w:rPr>
          <w:lang w:val="en-CA"/>
        </w:rPr>
        <w:t>w</w:t>
      </w:r>
      <w:r w:rsidR="00760C09">
        <w:rPr>
          <w:lang w:val="en-CA"/>
        </w:rPr>
        <w:t>are</w:t>
      </w:r>
      <w:r w:rsidRPr="00C414DC">
        <w:rPr>
          <w:lang w:val="en-CA"/>
        </w:rPr>
        <w:t xml:space="preserve"> mode</w:t>
      </w:r>
      <w:r w:rsidR="00FE5007" w:rsidRPr="00C414DC">
        <w:rPr>
          <w:lang w:val="en-CA"/>
        </w:rPr>
        <w:t>.</w:t>
      </w:r>
    </w:p>
    <w:p w:rsidR="003B0C0A" w:rsidRDefault="003B0C0A" w:rsidP="003B0C0A">
      <w:pPr>
        <w:rPr>
          <w:lang w:val="en-CA"/>
        </w:rPr>
      </w:pPr>
    </w:p>
    <w:p w:rsidR="00E968A3" w:rsidRDefault="00E968A3" w:rsidP="003B0C0A">
      <w:pPr>
        <w:rPr>
          <w:lang w:val="en-CA"/>
        </w:rPr>
      </w:pPr>
      <w:r>
        <w:rPr>
          <w:lang w:val="en-CA"/>
        </w:rPr>
        <w:t>The HW Level trigger is now support</w:t>
      </w:r>
      <w:r w:rsidR="00760C09">
        <w:rPr>
          <w:lang w:val="en-CA"/>
        </w:rPr>
        <w:t>ed</w:t>
      </w:r>
      <w:r>
        <w:rPr>
          <w:lang w:val="en-CA"/>
        </w:rPr>
        <w:t xml:space="preserve"> with the IRIS3 family. Two modes are supported</w:t>
      </w:r>
      <w:r w:rsidR="00760C09">
        <w:rPr>
          <w:lang w:val="en-CA"/>
        </w:rPr>
        <w:t>;</w:t>
      </w:r>
      <w:r>
        <w:rPr>
          <w:lang w:val="en-CA"/>
        </w:rPr>
        <w:t xml:space="preserve"> the HW level Timed and the HW level exposure trigger width. </w:t>
      </w:r>
      <w:proofErr w:type="gramStart"/>
      <w:r>
        <w:rPr>
          <w:lang w:val="en-CA"/>
        </w:rPr>
        <w:t>When setting the register EXPOSURE_LEV_MODE to ‘0’, the exposure time used is programmed in the register EXPOSURE_SS.</w:t>
      </w:r>
      <w:proofErr w:type="gramEnd"/>
      <w:r>
        <w:rPr>
          <w:lang w:val="en-CA"/>
        </w:rPr>
        <w:t xml:space="preserve"> The exposure-readout sequence will be repeated while the external trigger is at the level programmed in register TRIGGER_ACT.</w:t>
      </w:r>
    </w:p>
    <w:p w:rsidR="00E968A3" w:rsidRDefault="00E968A3" w:rsidP="003B0C0A">
      <w:pPr>
        <w:rPr>
          <w:lang w:val="en-CA"/>
        </w:rPr>
      </w:pPr>
    </w:p>
    <w:p w:rsidR="00E968A3" w:rsidRDefault="00E968A3" w:rsidP="003B0C0A">
      <w:pPr>
        <w:rPr>
          <w:lang w:val="en-CA"/>
        </w:rPr>
      </w:pPr>
      <w:r>
        <w:rPr>
          <w:lang w:val="en-CA"/>
        </w:rPr>
        <w:t>When setting the register EXPOSURE_LEV_MODE to ‘1’, the exposure time used is embedded in the trigger it-self. The exposure time is defined by external trigger at the level programmed in register TRIGGER_ACT.</w:t>
      </w:r>
    </w:p>
    <w:p w:rsidR="00E968A3" w:rsidRPr="00C414DC" w:rsidRDefault="00E968A3" w:rsidP="003B0C0A">
      <w:pPr>
        <w:rPr>
          <w:lang w:val="en-CA"/>
        </w:rPr>
      </w:pPr>
    </w:p>
    <w:p w:rsidR="007E7AA0" w:rsidRPr="00C414DC" w:rsidRDefault="007E7AA0" w:rsidP="003B0C0A">
      <w:pPr>
        <w:rPr>
          <w:lang w:val="en-CA"/>
        </w:rPr>
      </w:pPr>
      <w:r w:rsidRPr="00C414DC">
        <w:rPr>
          <w:lang w:val="en-CA"/>
        </w:rPr>
        <w:t xml:space="preserve">Two status registers will be implemented to inform on how many GRAB_CMD are queued in the </w:t>
      </w:r>
      <w:proofErr w:type="spellStart"/>
      <w:r w:rsidRPr="00C414DC">
        <w:rPr>
          <w:lang w:val="en-CA"/>
        </w:rPr>
        <w:t>fpga</w:t>
      </w:r>
      <w:proofErr w:type="spellEnd"/>
      <w:r w:rsidRPr="00C414DC">
        <w:rPr>
          <w:lang w:val="en-CA"/>
        </w:rPr>
        <w:t xml:space="preserve">: GRAB_ACTIVE and GRAB_PENDING. The GRAB command sequence starts with the GRAB_CMD register write and ends at the end </w:t>
      </w:r>
      <w:r w:rsidR="002458D2" w:rsidRPr="00C414DC">
        <w:rPr>
          <w:lang w:val="en-CA"/>
        </w:rPr>
        <w:t xml:space="preserve">of the sensor </w:t>
      </w:r>
      <w:r w:rsidRPr="00C414DC">
        <w:rPr>
          <w:lang w:val="en-CA"/>
        </w:rPr>
        <w:t>FOT</w:t>
      </w:r>
      <w:r w:rsidR="00B527E3" w:rsidRPr="00C414DC">
        <w:rPr>
          <w:lang w:val="en-CA"/>
        </w:rPr>
        <w:t xml:space="preserve"> (EO-FOT, which happen after the end of exposure)</w:t>
      </w:r>
      <w:r w:rsidRPr="00C414DC">
        <w:rPr>
          <w:lang w:val="en-CA"/>
        </w:rPr>
        <w:t>.</w:t>
      </w:r>
      <w:r w:rsidR="002458D2" w:rsidRPr="00C414DC">
        <w:rPr>
          <w:lang w:val="en-CA"/>
        </w:rPr>
        <w:t xml:space="preserve"> </w:t>
      </w:r>
    </w:p>
    <w:p w:rsidR="00B656BD" w:rsidRPr="00C414DC" w:rsidRDefault="00B656BD" w:rsidP="003B0C0A">
      <w:pPr>
        <w:rPr>
          <w:lang w:val="en-CA"/>
        </w:rPr>
      </w:pPr>
    </w:p>
    <w:p w:rsidR="007E7AA0" w:rsidRPr="00C414DC" w:rsidRDefault="007E7AA0" w:rsidP="003B0C0A">
      <w:pPr>
        <w:rPr>
          <w:lang w:val="en-CA"/>
        </w:rPr>
      </w:pPr>
      <w:r w:rsidRPr="00C414DC">
        <w:rPr>
          <w:lang w:val="en-CA"/>
        </w:rPr>
        <w:t xml:space="preserve">In the </w:t>
      </w:r>
      <w:proofErr w:type="spellStart"/>
      <w:r w:rsidRPr="00C414DC">
        <w:rPr>
          <w:lang w:val="en-CA"/>
        </w:rPr>
        <w:t>fpga</w:t>
      </w:r>
      <w:proofErr w:type="spellEnd"/>
      <w:r w:rsidRPr="00C414DC">
        <w:rPr>
          <w:lang w:val="en-CA"/>
        </w:rPr>
        <w:t xml:space="preserve">, important grab registers like Exposures, Exposure Delay, Strobe Delay, Strobe Duration </w:t>
      </w:r>
      <w:r w:rsidR="002458D2" w:rsidRPr="00C414DC">
        <w:rPr>
          <w:lang w:val="en-CA"/>
        </w:rPr>
        <w:t xml:space="preserve">and also GRAB_SRC </w:t>
      </w:r>
      <w:r w:rsidRPr="00C414DC">
        <w:rPr>
          <w:lang w:val="en-CA"/>
        </w:rPr>
        <w:t>will be double buffered</w:t>
      </w:r>
      <w:r w:rsidR="002458D2" w:rsidRPr="00C414DC">
        <w:rPr>
          <w:lang w:val="en-CA"/>
        </w:rPr>
        <w:t>. The sensor register</w:t>
      </w:r>
      <w:r w:rsidR="00EB46A4" w:rsidRPr="00C414DC">
        <w:rPr>
          <w:lang w:val="en-CA"/>
        </w:rPr>
        <w:t>s</w:t>
      </w:r>
      <w:r w:rsidR="002458D2" w:rsidRPr="00C414DC">
        <w:rPr>
          <w:lang w:val="en-CA"/>
        </w:rPr>
        <w:t xml:space="preserve"> will also be double buffered in the </w:t>
      </w:r>
      <w:proofErr w:type="spellStart"/>
      <w:r w:rsidR="002458D2" w:rsidRPr="00C414DC">
        <w:rPr>
          <w:lang w:val="en-CA"/>
        </w:rPr>
        <w:t>fpga</w:t>
      </w:r>
      <w:proofErr w:type="spellEnd"/>
      <w:r w:rsidR="002458D2" w:rsidRPr="00C414DC">
        <w:rPr>
          <w:lang w:val="en-CA"/>
        </w:rPr>
        <w:t xml:space="preserve"> in the same manner.</w:t>
      </w:r>
      <w:r w:rsidRPr="00C414DC">
        <w:rPr>
          <w:lang w:val="en-CA"/>
        </w:rPr>
        <w:t xml:space="preserve"> </w:t>
      </w:r>
      <w:r w:rsidR="00740E65" w:rsidRPr="00C414DC">
        <w:rPr>
          <w:lang w:val="en-CA"/>
        </w:rPr>
        <w:lastRenderedPageBreak/>
        <w:t xml:space="preserve">The current </w:t>
      </w:r>
      <w:r w:rsidR="00B527E3" w:rsidRPr="00C414DC">
        <w:rPr>
          <w:lang w:val="en-CA"/>
        </w:rPr>
        <w:t>register set (</w:t>
      </w:r>
      <w:r w:rsidR="00740E65" w:rsidRPr="00C414DC">
        <w:rPr>
          <w:lang w:val="en-CA"/>
        </w:rPr>
        <w:t>registers in use) will be load</w:t>
      </w:r>
      <w:r w:rsidR="00B527E3" w:rsidRPr="00C414DC">
        <w:rPr>
          <w:lang w:val="en-CA"/>
        </w:rPr>
        <w:t>ed</w:t>
      </w:r>
      <w:r w:rsidR="00740E65" w:rsidRPr="00C414DC">
        <w:rPr>
          <w:lang w:val="en-CA"/>
        </w:rPr>
        <w:t xml:space="preserve"> from the </w:t>
      </w:r>
      <w:proofErr w:type="spellStart"/>
      <w:r w:rsidR="00740E65" w:rsidRPr="00C414DC">
        <w:rPr>
          <w:lang w:val="en-CA"/>
        </w:rPr>
        <w:t>reg</w:t>
      </w:r>
      <w:r w:rsidR="00EB46A4" w:rsidRPr="00C414DC">
        <w:rPr>
          <w:lang w:val="en-CA"/>
        </w:rPr>
        <w:t>ister</w:t>
      </w:r>
      <w:r w:rsidR="00740E65" w:rsidRPr="00C414DC">
        <w:rPr>
          <w:lang w:val="en-CA"/>
        </w:rPr>
        <w:t>file</w:t>
      </w:r>
      <w:proofErr w:type="spellEnd"/>
      <w:r w:rsidR="00740E65" w:rsidRPr="00C414DC">
        <w:rPr>
          <w:lang w:val="en-CA"/>
        </w:rPr>
        <w:t xml:space="preserve"> register </w:t>
      </w:r>
      <w:r w:rsidR="00EB46A4" w:rsidRPr="00C414DC">
        <w:rPr>
          <w:lang w:val="en-CA"/>
        </w:rPr>
        <w:t xml:space="preserve">set </w:t>
      </w:r>
      <w:r w:rsidR="00740E65" w:rsidRPr="00C414DC">
        <w:rPr>
          <w:lang w:val="en-CA"/>
        </w:rPr>
        <w:t>when [</w:t>
      </w:r>
      <w:r w:rsidR="00B527E3" w:rsidRPr="00C414DC">
        <w:rPr>
          <w:lang w:val="en-CA"/>
        </w:rPr>
        <w:t xml:space="preserve">GRAB_CMD=1 and </w:t>
      </w:r>
      <w:r w:rsidR="00740E65" w:rsidRPr="00C414DC">
        <w:rPr>
          <w:lang w:val="en-CA"/>
        </w:rPr>
        <w:t xml:space="preserve">GRAB_ACTIVE=0] or </w:t>
      </w:r>
      <w:r w:rsidR="00B527E3" w:rsidRPr="00C414DC">
        <w:rPr>
          <w:lang w:val="en-CA"/>
        </w:rPr>
        <w:t>when [</w:t>
      </w:r>
      <w:r w:rsidR="00740E65" w:rsidRPr="00C414DC">
        <w:rPr>
          <w:lang w:val="en-CA"/>
        </w:rPr>
        <w:t>EO-FOT=1 and GRAB_PENDING=1]</w:t>
      </w:r>
      <w:r w:rsidR="00B527E3" w:rsidRPr="00C414DC">
        <w:rPr>
          <w:lang w:val="en-CA"/>
        </w:rPr>
        <w:t xml:space="preserve">. At the EO-FOT, </w:t>
      </w:r>
      <w:r w:rsidR="00EB46A4" w:rsidRPr="00C414DC">
        <w:rPr>
          <w:lang w:val="en-CA"/>
        </w:rPr>
        <w:t xml:space="preserve">if </w:t>
      </w:r>
      <w:r w:rsidR="00B527E3" w:rsidRPr="00C414DC">
        <w:rPr>
          <w:lang w:val="en-CA"/>
        </w:rPr>
        <w:t>the GRAB_PENDING status</w:t>
      </w:r>
      <w:r w:rsidR="00EB46A4" w:rsidRPr="00C414DC">
        <w:rPr>
          <w:lang w:val="en-CA"/>
        </w:rPr>
        <w:t xml:space="preserve"> </w:t>
      </w:r>
      <w:r w:rsidR="00CA7C5D" w:rsidRPr="00C414DC">
        <w:rPr>
          <w:lang w:val="en-CA"/>
        </w:rPr>
        <w:t>is set</w:t>
      </w:r>
      <w:r w:rsidR="00EB46A4" w:rsidRPr="00C414DC">
        <w:rPr>
          <w:lang w:val="en-CA"/>
        </w:rPr>
        <w:t xml:space="preserve"> to 1, it </w:t>
      </w:r>
      <w:r w:rsidR="00B527E3" w:rsidRPr="00C414DC">
        <w:rPr>
          <w:lang w:val="en-CA"/>
        </w:rPr>
        <w:t xml:space="preserve">will be reset and became the GRAB_ACTIVE. Another GRAB_CMD may be </w:t>
      </w:r>
      <w:r w:rsidR="00EB46A4" w:rsidRPr="00C414DC">
        <w:rPr>
          <w:lang w:val="en-CA"/>
        </w:rPr>
        <w:t>sent by the software</w:t>
      </w:r>
      <w:r w:rsidR="00B527E3" w:rsidRPr="00C414DC">
        <w:rPr>
          <w:lang w:val="en-CA"/>
        </w:rPr>
        <w:t xml:space="preserve"> at this time.</w:t>
      </w:r>
    </w:p>
    <w:p w:rsidR="00421C12" w:rsidRPr="00C414DC" w:rsidRDefault="00421C12" w:rsidP="00421C12">
      <w:pPr>
        <w:rPr>
          <w:lang w:val="en-CA"/>
        </w:rPr>
      </w:pPr>
    </w:p>
    <w:p w:rsidR="000441B4" w:rsidRPr="00C414DC" w:rsidRDefault="00B656BD" w:rsidP="00421C12">
      <w:pPr>
        <w:rPr>
          <w:lang w:val="en-CA"/>
        </w:rPr>
      </w:pPr>
      <w:r w:rsidRPr="00C414DC">
        <w:rPr>
          <w:lang w:val="en-CA"/>
        </w:rPr>
        <w:t xml:space="preserve">Sensor </w:t>
      </w:r>
      <w:proofErr w:type="spellStart"/>
      <w:r w:rsidRPr="00C414DC">
        <w:rPr>
          <w:lang w:val="en-CA"/>
        </w:rPr>
        <w:t>reprogrammation</w:t>
      </w:r>
      <w:proofErr w:type="spellEnd"/>
      <w:r w:rsidRPr="00C414DC">
        <w:rPr>
          <w:lang w:val="en-CA"/>
        </w:rPr>
        <w:t xml:space="preserve"> will always </w:t>
      </w:r>
      <w:r w:rsidR="00EB46A4" w:rsidRPr="00C414DC">
        <w:rPr>
          <w:lang w:val="en-CA"/>
        </w:rPr>
        <w:t>take place</w:t>
      </w:r>
      <w:r w:rsidR="00CD7723" w:rsidRPr="00C414DC">
        <w:rPr>
          <w:lang w:val="en-CA"/>
        </w:rPr>
        <w:t xml:space="preserve"> at the GRAB_CMD </w:t>
      </w:r>
      <w:r w:rsidR="0033623A">
        <w:rPr>
          <w:lang w:val="en-CA"/>
        </w:rPr>
        <w:t xml:space="preserve">or at the EO-FOT </w:t>
      </w:r>
      <w:r w:rsidR="00CD7723" w:rsidRPr="00C414DC">
        <w:rPr>
          <w:lang w:val="en-CA"/>
        </w:rPr>
        <w:t xml:space="preserve">execution. </w:t>
      </w:r>
      <w:r w:rsidR="00EB46A4" w:rsidRPr="00C414DC">
        <w:rPr>
          <w:lang w:val="en-CA"/>
        </w:rPr>
        <w:t xml:space="preserve">The </w:t>
      </w:r>
      <w:proofErr w:type="spellStart"/>
      <w:r w:rsidR="00EB46A4" w:rsidRPr="00C414DC">
        <w:rPr>
          <w:lang w:val="en-CA"/>
        </w:rPr>
        <w:t>reprogrammation</w:t>
      </w:r>
      <w:proofErr w:type="spellEnd"/>
      <w:r w:rsidR="00EB46A4" w:rsidRPr="00C414DC">
        <w:rPr>
          <w:lang w:val="en-CA"/>
        </w:rPr>
        <w:t xml:space="preserve"> will take some time since the </w:t>
      </w:r>
      <w:proofErr w:type="spellStart"/>
      <w:r w:rsidR="00EB46A4" w:rsidRPr="00C414DC">
        <w:rPr>
          <w:lang w:val="en-CA"/>
        </w:rPr>
        <w:t>fpga</w:t>
      </w:r>
      <w:proofErr w:type="spellEnd"/>
      <w:r w:rsidR="00EB46A4" w:rsidRPr="00C414DC">
        <w:rPr>
          <w:lang w:val="en-CA"/>
        </w:rPr>
        <w:t xml:space="preserve"> transmit the new configuration with a serial interface to the sensor. </w:t>
      </w:r>
      <w:r w:rsidR="0033623A">
        <w:rPr>
          <w:lang w:val="en-CA"/>
        </w:rPr>
        <w:t xml:space="preserve">This time will be absorbed by the minimum exposure time. The registers SENSOR_GEN_CNG, SENSOR_GAIN_ANALOG, SENSOR_BLACK_CAL, </w:t>
      </w:r>
      <w:proofErr w:type="spellStart"/>
      <w:proofErr w:type="gramStart"/>
      <w:r w:rsidR="0033623A">
        <w:rPr>
          <w:lang w:val="en-CA"/>
        </w:rPr>
        <w:t>SENSOR</w:t>
      </w:r>
      <w:proofErr w:type="gramEnd"/>
      <w:r w:rsidR="0033623A">
        <w:rPr>
          <w:lang w:val="en-CA"/>
        </w:rPr>
        <w:t>_ROI_CONFx</w:t>
      </w:r>
      <w:proofErr w:type="spellEnd"/>
      <w:r w:rsidR="0033623A">
        <w:rPr>
          <w:lang w:val="en-CA"/>
        </w:rPr>
        <w:t xml:space="preserve"> will be automatically transferred to the sensor before the start of readout. </w:t>
      </w:r>
      <w:r w:rsidR="00EB46A4" w:rsidRPr="00C414DC">
        <w:rPr>
          <w:lang w:val="en-CA"/>
        </w:rPr>
        <w:t xml:space="preserve">Programming a new gain, new subsampling, new </w:t>
      </w:r>
      <w:proofErr w:type="spellStart"/>
      <w:r w:rsidR="00EB46A4" w:rsidRPr="00C414DC">
        <w:rPr>
          <w:lang w:val="en-CA"/>
        </w:rPr>
        <w:t>RevY</w:t>
      </w:r>
      <w:proofErr w:type="spellEnd"/>
      <w:r w:rsidR="00EB46A4" w:rsidRPr="00C414DC">
        <w:rPr>
          <w:lang w:val="en-CA"/>
        </w:rPr>
        <w:t xml:space="preserve"> and new ROI, may take </w:t>
      </w:r>
      <w:r w:rsidR="0033623A">
        <w:rPr>
          <w:lang w:val="en-CA"/>
        </w:rPr>
        <w:t>around 26</w:t>
      </w:r>
      <w:r w:rsidR="00EB46A4" w:rsidRPr="00C414DC">
        <w:rPr>
          <w:lang w:val="en-CA"/>
        </w:rPr>
        <w:t xml:space="preserve"> us (with a </w:t>
      </w:r>
      <w:r w:rsidR="00CA7C5D" w:rsidRPr="00C414DC">
        <w:rPr>
          <w:lang w:val="en-CA"/>
        </w:rPr>
        <w:t>10 MHz</w:t>
      </w:r>
      <w:r w:rsidR="00EB46A4" w:rsidRPr="00C414DC">
        <w:rPr>
          <w:lang w:val="en-CA"/>
        </w:rPr>
        <w:t xml:space="preserve"> serial interface).</w:t>
      </w:r>
      <w:r w:rsidR="00CA7C5D" w:rsidRPr="00C414DC">
        <w:rPr>
          <w:lang w:val="en-CA"/>
        </w:rPr>
        <w:t xml:space="preserve"> </w:t>
      </w:r>
    </w:p>
    <w:p w:rsidR="001226CE" w:rsidRPr="00C414DC" w:rsidRDefault="001226CE" w:rsidP="00421C12">
      <w:pPr>
        <w:rPr>
          <w:lang w:val="en-CA"/>
        </w:rPr>
      </w:pPr>
      <w:r w:rsidRPr="00C414DC">
        <w:rPr>
          <w:lang w:val="en-CA"/>
        </w:rPr>
        <w:t>This is a typical sequence of grab command</w:t>
      </w:r>
      <w:r w:rsidR="001F0141" w:rsidRPr="00C414DC">
        <w:rPr>
          <w:lang w:val="en-CA"/>
        </w:rPr>
        <w:t>s</w:t>
      </w:r>
      <w:r w:rsidRPr="00C414DC">
        <w:rPr>
          <w:lang w:val="en-CA"/>
        </w:rPr>
        <w:t xml:space="preserve"> in software triggered mode.</w:t>
      </w:r>
    </w:p>
    <w:p w:rsidR="001F0141" w:rsidRPr="00C414DC" w:rsidRDefault="001F0141" w:rsidP="00421C12">
      <w:pPr>
        <w:rPr>
          <w:lang w:val="en-CA"/>
        </w:rPr>
      </w:pPr>
    </w:p>
    <w:p w:rsidR="001F0141" w:rsidRPr="00C414DC" w:rsidRDefault="00F94FD9" w:rsidP="001F0141">
      <w:pPr>
        <w:keepNext/>
        <w:rPr>
          <w:lang w:val="en-CA"/>
        </w:rPr>
      </w:pPr>
      <w:r w:rsidRPr="00C414DC">
        <w:rPr>
          <w:lang w:val="en-CA"/>
        </w:rPr>
        <w:object w:dxaOrig="15438" w:dyaOrig="6754">
          <v:shape id="_x0000_i1027" type="#_x0000_t75" style="width:475.45pt;height:208.85pt" o:ole="">
            <v:imagedata r:id="rId21" o:title=""/>
          </v:shape>
          <o:OLEObject Type="Embed" ProgID="Visio.Drawing.11" ShapeID="_x0000_i1027" DrawAspect="Content" ObjectID="_1579354408" r:id="rId22"/>
        </w:object>
      </w:r>
    </w:p>
    <w:p w:rsidR="000441B4" w:rsidRPr="00C414DC" w:rsidRDefault="001F0141" w:rsidP="001F0141">
      <w:pPr>
        <w:pStyle w:val="Caption"/>
        <w:rPr>
          <w:lang w:val="en-CA"/>
        </w:rPr>
      </w:pPr>
      <w:bookmarkStart w:id="38" w:name="_Ref413421882"/>
      <w:r w:rsidRPr="00C414DC">
        <w:rPr>
          <w:lang w:val="en-CA"/>
        </w:rPr>
        <w:t xml:space="preserve">Figure </w:t>
      </w:r>
      <w:r w:rsidR="009C046B" w:rsidRPr="00C414DC">
        <w:rPr>
          <w:lang w:val="en-CA"/>
        </w:rPr>
        <w:fldChar w:fldCharType="begin"/>
      </w:r>
      <w:r w:rsidR="009C046B" w:rsidRPr="00C414DC">
        <w:rPr>
          <w:lang w:val="en-CA"/>
        </w:rPr>
        <w:instrText xml:space="preserve"> SEQ Figure \* ARABIC </w:instrText>
      </w:r>
      <w:r w:rsidR="009C046B" w:rsidRPr="00C414DC">
        <w:rPr>
          <w:lang w:val="en-CA"/>
        </w:rPr>
        <w:fldChar w:fldCharType="separate"/>
      </w:r>
      <w:r w:rsidR="00E049D7">
        <w:rPr>
          <w:noProof/>
          <w:lang w:val="en-CA"/>
        </w:rPr>
        <w:t>10</w:t>
      </w:r>
      <w:r w:rsidR="009C046B" w:rsidRPr="00C414DC">
        <w:rPr>
          <w:noProof/>
          <w:lang w:val="en-CA"/>
        </w:rPr>
        <w:fldChar w:fldCharType="end"/>
      </w:r>
      <w:bookmarkEnd w:id="38"/>
      <w:r w:rsidRPr="00C414DC">
        <w:rPr>
          <w:lang w:val="en-CA"/>
        </w:rPr>
        <w:t xml:space="preserve"> Triggered SW grabs</w:t>
      </w:r>
    </w:p>
    <w:p w:rsidR="00AE60DB" w:rsidRPr="00C414DC" w:rsidRDefault="00AE60DB" w:rsidP="00AE60DB">
      <w:pPr>
        <w:rPr>
          <w:lang w:val="en-CA"/>
        </w:rPr>
      </w:pPr>
    </w:p>
    <w:p w:rsidR="001F0141" w:rsidRPr="00C414DC" w:rsidRDefault="001F0141" w:rsidP="00AE60DB">
      <w:pPr>
        <w:rPr>
          <w:lang w:val="en-CA"/>
        </w:rPr>
      </w:pPr>
    </w:p>
    <w:p w:rsidR="001F0141" w:rsidRPr="00C414DC" w:rsidRDefault="001F0141" w:rsidP="00AE60DB">
      <w:pPr>
        <w:rPr>
          <w:lang w:val="en-CA"/>
        </w:rPr>
      </w:pPr>
    </w:p>
    <w:p w:rsidR="001F0141" w:rsidRPr="00C414DC" w:rsidRDefault="001F0141" w:rsidP="001F0141">
      <w:pPr>
        <w:rPr>
          <w:lang w:val="en-CA"/>
        </w:rPr>
      </w:pPr>
      <w:r w:rsidRPr="00C414DC">
        <w:rPr>
          <w:lang w:val="en-CA"/>
        </w:rPr>
        <w:t>This is a sequence of one SW triggered grab command follow</w:t>
      </w:r>
      <w:r w:rsidR="00FE5007" w:rsidRPr="00C414DC">
        <w:rPr>
          <w:lang w:val="en-CA"/>
        </w:rPr>
        <w:t>ed</w:t>
      </w:r>
      <w:r w:rsidRPr="00C414DC">
        <w:rPr>
          <w:lang w:val="en-CA"/>
        </w:rPr>
        <w:t xml:space="preserve"> by one continuous grab command.</w:t>
      </w:r>
    </w:p>
    <w:p w:rsidR="001F0141" w:rsidRPr="00C414DC" w:rsidRDefault="001F0141" w:rsidP="00AE60DB">
      <w:pPr>
        <w:rPr>
          <w:lang w:val="en-CA"/>
        </w:rPr>
      </w:pPr>
    </w:p>
    <w:p w:rsidR="001F0141" w:rsidRPr="00C414DC" w:rsidRDefault="001F0141" w:rsidP="001F0141">
      <w:pPr>
        <w:keepNext/>
        <w:rPr>
          <w:lang w:val="en-CA"/>
        </w:rPr>
      </w:pPr>
      <w:r w:rsidRPr="00C414DC">
        <w:rPr>
          <w:lang w:val="en-CA"/>
        </w:rPr>
        <w:object w:dxaOrig="14670" w:dyaOrig="6017">
          <v:shape id="_x0000_i1028" type="#_x0000_t75" style="width:475.45pt;height:195.3pt" o:ole="">
            <v:imagedata r:id="rId23" o:title=""/>
          </v:shape>
          <o:OLEObject Type="Embed" ProgID="Visio.Drawing.11" ShapeID="_x0000_i1028" DrawAspect="Content" ObjectID="_1579354409" r:id="rId24"/>
        </w:object>
      </w:r>
    </w:p>
    <w:p w:rsidR="001F0141" w:rsidRPr="00C414DC" w:rsidRDefault="001F0141" w:rsidP="001F0141">
      <w:pPr>
        <w:pStyle w:val="Caption"/>
        <w:rPr>
          <w:lang w:val="en-CA"/>
        </w:rPr>
      </w:pPr>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11</w:t>
      </w:r>
      <w:r w:rsidRPr="00C414DC">
        <w:rPr>
          <w:lang w:val="en-CA"/>
        </w:rPr>
        <w:fldChar w:fldCharType="end"/>
      </w:r>
      <w:r w:rsidRPr="00C414DC">
        <w:rPr>
          <w:lang w:val="en-CA"/>
        </w:rPr>
        <w:t xml:space="preserve"> Triggered SW grab follow by continuous grab</w:t>
      </w:r>
    </w:p>
    <w:p w:rsidR="001F0141" w:rsidRPr="00C414DC" w:rsidRDefault="001F0141" w:rsidP="00AE60DB">
      <w:pPr>
        <w:rPr>
          <w:lang w:val="en-CA"/>
        </w:rPr>
      </w:pPr>
    </w:p>
    <w:p w:rsidR="00397AAB" w:rsidRPr="00C414DC" w:rsidRDefault="00397AAB" w:rsidP="00397AAB">
      <w:pPr>
        <w:rPr>
          <w:lang w:val="en-CA"/>
        </w:rPr>
      </w:pPr>
    </w:p>
    <w:p w:rsidR="00397AAB" w:rsidRPr="00C414DC" w:rsidRDefault="00397AAB" w:rsidP="00397AAB">
      <w:pPr>
        <w:rPr>
          <w:lang w:val="en-CA"/>
        </w:rPr>
      </w:pPr>
      <w:r w:rsidRPr="00C414DC">
        <w:rPr>
          <w:lang w:val="en-CA"/>
        </w:rPr>
        <w:t xml:space="preserve">To simplify the design of the CMOS controller, </w:t>
      </w:r>
      <w:r w:rsidR="00EC30C8" w:rsidRPr="00C414DC">
        <w:rPr>
          <w:lang w:val="en-CA"/>
        </w:rPr>
        <w:t>the entire</w:t>
      </w:r>
      <w:r w:rsidRPr="00C414DC">
        <w:rPr>
          <w:lang w:val="en-CA"/>
        </w:rPr>
        <w:t xml:space="preserve"> controller </w:t>
      </w:r>
      <w:r w:rsidR="00EC30C8" w:rsidRPr="00C414DC">
        <w:rPr>
          <w:lang w:val="en-CA"/>
        </w:rPr>
        <w:t xml:space="preserve">logic </w:t>
      </w:r>
      <w:r w:rsidRPr="00C414DC">
        <w:rPr>
          <w:lang w:val="en-CA"/>
        </w:rPr>
        <w:t xml:space="preserve">will be clocked with the </w:t>
      </w:r>
      <w:proofErr w:type="spellStart"/>
      <w:r w:rsidRPr="00C414DC">
        <w:rPr>
          <w:lang w:val="en-CA"/>
        </w:rPr>
        <w:t>sys_clock</w:t>
      </w:r>
      <w:proofErr w:type="spellEnd"/>
      <w:r w:rsidRPr="00C414DC">
        <w:rPr>
          <w:lang w:val="en-CA"/>
        </w:rPr>
        <w:t xml:space="preserve">. All register will be synchronous to the clock in the </w:t>
      </w:r>
      <w:proofErr w:type="spellStart"/>
      <w:r w:rsidRPr="00C414DC">
        <w:rPr>
          <w:lang w:val="en-CA"/>
        </w:rPr>
        <w:t>fpga</w:t>
      </w:r>
      <w:proofErr w:type="spellEnd"/>
      <w:r w:rsidRPr="00C414DC">
        <w:rPr>
          <w:lang w:val="en-CA"/>
        </w:rPr>
        <w:t xml:space="preserve"> logic. To control the PET</w:t>
      </w:r>
      <w:r w:rsidR="00FE5007" w:rsidRPr="00C414DC">
        <w:rPr>
          <w:lang w:val="en-CA"/>
        </w:rPr>
        <w:t xml:space="preserve"> </w:t>
      </w:r>
      <w:r w:rsidRPr="00C414DC">
        <w:rPr>
          <w:lang w:val="en-CA"/>
        </w:rPr>
        <w:t>(parallel engin</w:t>
      </w:r>
      <w:r w:rsidR="00FE5007" w:rsidRPr="00C414DC">
        <w:rPr>
          <w:lang w:val="en-CA"/>
        </w:rPr>
        <w:t>e</w:t>
      </w:r>
      <w:r w:rsidRPr="00C414DC">
        <w:rPr>
          <w:lang w:val="en-CA"/>
        </w:rPr>
        <w:t xml:space="preserve"> trigger) one important register is needed</w:t>
      </w:r>
      <w:r w:rsidR="00EC30C8" w:rsidRPr="00C414DC">
        <w:rPr>
          <w:lang w:val="en-CA"/>
        </w:rPr>
        <w:t>, and needs</w:t>
      </w:r>
      <w:r w:rsidRPr="00C414DC">
        <w:rPr>
          <w:lang w:val="en-CA"/>
        </w:rPr>
        <w:t xml:space="preserve"> to be computed by the software for each grab</w:t>
      </w:r>
      <w:r w:rsidR="00EC30C8" w:rsidRPr="00C414DC">
        <w:rPr>
          <w:lang w:val="en-CA"/>
        </w:rPr>
        <w:t xml:space="preserve"> command</w:t>
      </w:r>
      <w:r w:rsidRPr="00C414DC">
        <w:rPr>
          <w:lang w:val="en-CA"/>
        </w:rPr>
        <w:t xml:space="preserve">. The </w:t>
      </w:r>
      <w:proofErr w:type="spellStart"/>
      <w:r w:rsidRPr="00C414DC">
        <w:rPr>
          <w:lang w:val="en-CA"/>
        </w:rPr>
        <w:t>ReadOut</w:t>
      </w:r>
      <w:proofErr w:type="spellEnd"/>
      <w:r w:rsidRPr="00C414DC">
        <w:rPr>
          <w:lang w:val="en-CA"/>
        </w:rPr>
        <w:t xml:space="preserve"> Length is needed by the </w:t>
      </w:r>
      <w:proofErr w:type="spellStart"/>
      <w:r w:rsidRPr="00C414DC">
        <w:rPr>
          <w:lang w:val="en-CA"/>
        </w:rPr>
        <w:t>fpga</w:t>
      </w:r>
      <w:proofErr w:type="spellEnd"/>
      <w:r w:rsidRPr="00C414DC">
        <w:rPr>
          <w:lang w:val="en-CA"/>
        </w:rPr>
        <w:t xml:space="preserve"> logic to calculate where </w:t>
      </w:r>
      <w:r w:rsidR="00EC30C8" w:rsidRPr="00C414DC">
        <w:rPr>
          <w:lang w:val="en-CA"/>
        </w:rPr>
        <w:t>the integration</w:t>
      </w:r>
      <w:r w:rsidRPr="00C414DC">
        <w:rPr>
          <w:lang w:val="en-CA"/>
        </w:rPr>
        <w:t xml:space="preserve"> may begin. The </w:t>
      </w:r>
      <w:proofErr w:type="spellStart"/>
      <w:r w:rsidRPr="00C414DC">
        <w:rPr>
          <w:lang w:val="en-CA"/>
        </w:rPr>
        <w:t>ReadOut</w:t>
      </w:r>
      <w:proofErr w:type="spellEnd"/>
      <w:r w:rsidRPr="00C414DC">
        <w:rPr>
          <w:lang w:val="en-CA"/>
        </w:rPr>
        <w:t xml:space="preserve"> Length is calculated by the following formula:</w:t>
      </w:r>
    </w:p>
    <w:p w:rsidR="00397AAB" w:rsidRPr="00C414DC" w:rsidRDefault="00397AAB" w:rsidP="00397AAB">
      <w:pPr>
        <w:rPr>
          <w:lang w:val="en-CA"/>
        </w:rPr>
      </w:pPr>
    </w:p>
    <w:p w:rsidR="00397AAB" w:rsidRPr="00C414DC" w:rsidRDefault="00397AAB" w:rsidP="00397AAB">
      <w:pPr>
        <w:rPr>
          <w:lang w:val="en-CA"/>
        </w:rPr>
      </w:pPr>
      <w:proofErr w:type="spellStart"/>
      <w:r w:rsidRPr="00C414DC">
        <w:rPr>
          <w:lang w:val="en-CA"/>
        </w:rPr>
        <w:t>RdO_length</w:t>
      </w:r>
      <w:proofErr w:type="spellEnd"/>
      <w:r w:rsidRPr="00C414DC">
        <w:rPr>
          <w:lang w:val="en-CA"/>
        </w:rPr>
        <w:t xml:space="preserve"> = </w:t>
      </w:r>
      <w:proofErr w:type="gramStart"/>
      <w:r w:rsidRPr="00C414DC">
        <w:rPr>
          <w:lang w:val="en-CA"/>
        </w:rPr>
        <w:t>[</w:t>
      </w:r>
      <w:r w:rsidR="00BE3BF7" w:rsidRPr="00C414DC">
        <w:rPr>
          <w:lang w:val="en-CA"/>
        </w:rPr>
        <w:t xml:space="preserve"> </w:t>
      </w:r>
      <w:proofErr w:type="spellStart"/>
      <w:r w:rsidR="00BE3BF7" w:rsidRPr="00C414DC">
        <w:rPr>
          <w:lang w:val="en-CA"/>
        </w:rPr>
        <w:t>RdO</w:t>
      </w:r>
      <w:proofErr w:type="gramEnd"/>
      <w:r w:rsidR="00BE3BF7" w:rsidRPr="00C414DC">
        <w:rPr>
          <w:lang w:val="en-CA"/>
        </w:rPr>
        <w:t>_Incr</w:t>
      </w:r>
      <w:proofErr w:type="spellEnd"/>
      <w:r w:rsidR="00BE3BF7" w:rsidRPr="00C414DC">
        <w:rPr>
          <w:lang w:val="en-CA"/>
        </w:rPr>
        <w:t xml:space="preserve">+ </w:t>
      </w:r>
      <w:r w:rsidRPr="00C414DC">
        <w:rPr>
          <w:lang w:val="en-CA"/>
        </w:rPr>
        <w:t xml:space="preserve">(ROT(in pix </w:t>
      </w:r>
      <w:proofErr w:type="spellStart"/>
      <w:r w:rsidRPr="00C414DC">
        <w:rPr>
          <w:lang w:val="en-CA"/>
        </w:rPr>
        <w:t>clk</w:t>
      </w:r>
      <w:proofErr w:type="spellEnd"/>
      <w:r w:rsidRPr="00C414DC">
        <w:rPr>
          <w:lang w:val="en-CA"/>
        </w:rPr>
        <w:t>)+</w:t>
      </w:r>
      <w:proofErr w:type="spellStart"/>
      <w:r w:rsidRPr="00C414DC">
        <w:rPr>
          <w:lang w:val="en-CA"/>
        </w:rPr>
        <w:t>Xend-Xstart</w:t>
      </w:r>
      <w:proofErr w:type="spellEnd"/>
      <w:r w:rsidRPr="00C414DC">
        <w:rPr>
          <w:lang w:val="en-CA"/>
        </w:rPr>
        <w:t>) x (</w:t>
      </w:r>
      <w:proofErr w:type="spellStart"/>
      <w:r w:rsidRPr="00C414DC">
        <w:rPr>
          <w:lang w:val="en-CA"/>
        </w:rPr>
        <w:t>Yend-Ystart</w:t>
      </w:r>
      <w:proofErr w:type="spellEnd"/>
      <w:r w:rsidRPr="00C414DC">
        <w:rPr>
          <w:lang w:val="en-CA"/>
        </w:rPr>
        <w:t>) x (</w:t>
      </w:r>
      <w:proofErr w:type="spellStart"/>
      <w:r w:rsidRPr="00C414DC">
        <w:rPr>
          <w:lang w:val="en-CA"/>
        </w:rPr>
        <w:t>Tpix</w:t>
      </w:r>
      <w:proofErr w:type="spellEnd"/>
      <w:r w:rsidRPr="00C414DC">
        <w:rPr>
          <w:lang w:val="en-CA"/>
        </w:rPr>
        <w:t>)</w:t>
      </w:r>
      <w:r w:rsidR="00BE3BF7" w:rsidRPr="00C414DC">
        <w:rPr>
          <w:lang w:val="en-CA"/>
        </w:rPr>
        <w:t xml:space="preserve">) </w:t>
      </w:r>
      <w:r w:rsidRPr="00C414DC">
        <w:rPr>
          <w:lang w:val="en-CA"/>
        </w:rPr>
        <w:t xml:space="preserve">] / (Subsampling x Binning x </w:t>
      </w:r>
      <w:proofErr w:type="spellStart"/>
      <w:r w:rsidRPr="00C414DC">
        <w:rPr>
          <w:lang w:val="en-CA"/>
        </w:rPr>
        <w:t>Tsys</w:t>
      </w:r>
      <w:proofErr w:type="spellEnd"/>
      <w:r w:rsidRPr="00C414DC">
        <w:rPr>
          <w:lang w:val="en-CA"/>
        </w:rPr>
        <w:t>)</w:t>
      </w:r>
    </w:p>
    <w:p w:rsidR="00EC30C8" w:rsidRPr="00C414DC" w:rsidRDefault="00EC30C8" w:rsidP="00397AAB">
      <w:pPr>
        <w:rPr>
          <w:lang w:val="en-CA"/>
        </w:rPr>
      </w:pPr>
    </w:p>
    <w:p w:rsidR="00EC30C8" w:rsidRPr="00C414DC" w:rsidRDefault="00EC30C8" w:rsidP="00397AAB">
      <w:pPr>
        <w:rPr>
          <w:lang w:val="en-CA"/>
        </w:rPr>
      </w:pPr>
      <w:r w:rsidRPr="00C414DC">
        <w:rPr>
          <w:lang w:val="en-CA"/>
        </w:rPr>
        <w:t xml:space="preserve">All the grab timer registers will be programmed </w:t>
      </w:r>
      <w:r w:rsidR="00BE3BF7" w:rsidRPr="00C414DC">
        <w:rPr>
          <w:lang w:val="en-CA"/>
        </w:rPr>
        <w:t>with</w:t>
      </w:r>
      <w:r w:rsidRPr="00C414DC">
        <w:rPr>
          <w:lang w:val="en-CA"/>
        </w:rPr>
        <w:t xml:space="preserve"> the </w:t>
      </w:r>
      <w:proofErr w:type="spellStart"/>
      <w:r w:rsidRPr="00C414DC">
        <w:rPr>
          <w:lang w:val="en-CA"/>
        </w:rPr>
        <w:t>sys_clock</w:t>
      </w:r>
      <w:proofErr w:type="spellEnd"/>
      <w:r w:rsidRPr="00C414DC">
        <w:rPr>
          <w:lang w:val="en-CA"/>
        </w:rPr>
        <w:t xml:space="preserve"> </w:t>
      </w:r>
      <w:r w:rsidR="00BE3BF7" w:rsidRPr="00C414DC">
        <w:rPr>
          <w:lang w:val="en-CA"/>
        </w:rPr>
        <w:t>granularity domain (</w:t>
      </w:r>
      <w:r w:rsidRPr="00C414DC">
        <w:rPr>
          <w:lang w:val="en-CA"/>
        </w:rPr>
        <w:t xml:space="preserve">integration, integration delay, strobe delay, strobe duration). This opens the door to </w:t>
      </w:r>
      <w:r w:rsidR="001931B4" w:rsidRPr="00C414DC">
        <w:rPr>
          <w:lang w:val="en-CA"/>
        </w:rPr>
        <w:t xml:space="preserve">use the </w:t>
      </w:r>
      <w:proofErr w:type="spellStart"/>
      <w:r w:rsidR="001931B4" w:rsidRPr="00C414DC">
        <w:rPr>
          <w:lang w:val="en-CA"/>
        </w:rPr>
        <w:t>fpga</w:t>
      </w:r>
      <w:proofErr w:type="spellEnd"/>
      <w:r w:rsidR="001931B4" w:rsidRPr="00C414DC">
        <w:rPr>
          <w:lang w:val="en-CA"/>
        </w:rPr>
        <w:t xml:space="preserve"> with</w:t>
      </w:r>
      <w:r w:rsidRPr="00C414DC">
        <w:rPr>
          <w:lang w:val="en-CA"/>
        </w:rPr>
        <w:t xml:space="preserve"> sensor</w:t>
      </w:r>
      <w:r w:rsidR="001931B4" w:rsidRPr="00C414DC">
        <w:rPr>
          <w:lang w:val="en-CA"/>
        </w:rPr>
        <w:t>s</w:t>
      </w:r>
      <w:r w:rsidRPr="00C414DC">
        <w:rPr>
          <w:lang w:val="en-CA"/>
        </w:rPr>
        <w:t xml:space="preserve"> with </w:t>
      </w:r>
      <w:r w:rsidR="001931B4" w:rsidRPr="00C414DC">
        <w:rPr>
          <w:lang w:val="en-CA"/>
        </w:rPr>
        <w:t>different</w:t>
      </w:r>
      <w:r w:rsidRPr="00C414DC">
        <w:rPr>
          <w:lang w:val="en-CA"/>
        </w:rPr>
        <w:t xml:space="preserve"> pix</w:t>
      </w:r>
      <w:r w:rsidR="001931B4" w:rsidRPr="00C414DC">
        <w:rPr>
          <w:lang w:val="en-CA"/>
        </w:rPr>
        <w:t>el</w:t>
      </w:r>
      <w:r w:rsidRPr="00C414DC">
        <w:rPr>
          <w:lang w:val="en-CA"/>
        </w:rPr>
        <w:t xml:space="preserve"> frequenc</w:t>
      </w:r>
      <w:r w:rsidR="001931B4" w:rsidRPr="00C414DC">
        <w:rPr>
          <w:lang w:val="en-CA"/>
        </w:rPr>
        <w:t>ies</w:t>
      </w:r>
      <w:r w:rsidRPr="00C414DC">
        <w:rPr>
          <w:lang w:val="en-CA"/>
        </w:rPr>
        <w:t>, without</w:t>
      </w:r>
      <w:r w:rsidR="001931B4" w:rsidRPr="00C414DC">
        <w:rPr>
          <w:lang w:val="en-CA"/>
        </w:rPr>
        <w:t xml:space="preserve"> any modification in the driver.</w:t>
      </w:r>
      <w:r w:rsidRPr="00C414DC">
        <w:rPr>
          <w:lang w:val="en-CA"/>
        </w:rPr>
        <w:t xml:space="preserve"> </w:t>
      </w:r>
      <w:r w:rsidR="00BE3BF7" w:rsidRPr="00C414DC">
        <w:rPr>
          <w:lang w:val="en-CA"/>
        </w:rPr>
        <w:t>Running the entire controller module with the same clock domain makes easy the implementation of a remote sensor configuration (with SER/DES)</w:t>
      </w:r>
    </w:p>
    <w:p w:rsidR="00397AAB" w:rsidRDefault="00397AAB" w:rsidP="00397AAB">
      <w:pPr>
        <w:rPr>
          <w:lang w:val="en-CA"/>
        </w:rPr>
      </w:pPr>
    </w:p>
    <w:p w:rsidR="00E968A3" w:rsidRDefault="00E968A3" w:rsidP="00397AAB">
      <w:pPr>
        <w:rPr>
          <w:lang w:val="en-CA"/>
        </w:rPr>
      </w:pPr>
    </w:p>
    <w:p w:rsidR="00E968A3" w:rsidRPr="00C414DC" w:rsidRDefault="00E968A3" w:rsidP="00397AAB">
      <w:pPr>
        <w:rPr>
          <w:lang w:val="en-CA"/>
        </w:rPr>
      </w:pPr>
    </w:p>
    <w:p w:rsidR="006F72CF" w:rsidRDefault="006F72CF" w:rsidP="001C1E0C">
      <w:pPr>
        <w:pStyle w:val="Heading3"/>
        <w:rPr>
          <w:lang w:val="en-CA"/>
        </w:rPr>
      </w:pPr>
      <w:bookmarkStart w:id="39" w:name="_Toc505612589"/>
      <w:r>
        <w:rPr>
          <w:lang w:val="en-CA"/>
        </w:rPr>
        <w:t>CMOS serial interface</w:t>
      </w:r>
      <w:bookmarkEnd w:id="39"/>
    </w:p>
    <w:p w:rsidR="006F72CF" w:rsidRDefault="006F72CF" w:rsidP="001C1E0C">
      <w:pPr>
        <w:rPr>
          <w:lang w:val="en-CA"/>
        </w:rPr>
      </w:pPr>
    </w:p>
    <w:p w:rsidR="00090024" w:rsidRDefault="006F72CF" w:rsidP="001C1E0C">
      <w:pPr>
        <w:rPr>
          <w:lang w:val="en-CA"/>
        </w:rPr>
      </w:pPr>
      <w:r>
        <w:rPr>
          <w:lang w:val="en-CA"/>
        </w:rPr>
        <w:t xml:space="preserve">The CMOS serial interface is access by the FPGA with the registers ACQ_SER_CTRL, ACQ_SERADDATA and ACQ_SER_STAT. The logic bloc is composed of three elements: the writer, the </w:t>
      </w:r>
      <w:proofErr w:type="spellStart"/>
      <w:proofErr w:type="gramStart"/>
      <w:r>
        <w:rPr>
          <w:lang w:val="en-CA"/>
        </w:rPr>
        <w:t>fifo</w:t>
      </w:r>
      <w:proofErr w:type="spellEnd"/>
      <w:proofErr w:type="gramEnd"/>
      <w:r>
        <w:rPr>
          <w:lang w:val="en-CA"/>
        </w:rPr>
        <w:t xml:space="preserve"> and the reader. The instructions are sent through the writer to the </w:t>
      </w:r>
      <w:proofErr w:type="spellStart"/>
      <w:proofErr w:type="gramStart"/>
      <w:r>
        <w:rPr>
          <w:lang w:val="en-CA"/>
        </w:rPr>
        <w:t>fifo</w:t>
      </w:r>
      <w:proofErr w:type="spellEnd"/>
      <w:proofErr w:type="gramEnd"/>
      <w:r>
        <w:rPr>
          <w:lang w:val="en-CA"/>
        </w:rPr>
        <w:t xml:space="preserve">. The </w:t>
      </w:r>
      <w:r w:rsidR="00C00968">
        <w:rPr>
          <w:lang w:val="en-CA"/>
        </w:rPr>
        <w:t>reader accesses</w:t>
      </w:r>
      <w:r>
        <w:rPr>
          <w:lang w:val="en-CA"/>
        </w:rPr>
        <w:t xml:space="preserve"> the </w:t>
      </w:r>
      <w:proofErr w:type="spellStart"/>
      <w:proofErr w:type="gramStart"/>
      <w:r>
        <w:rPr>
          <w:lang w:val="en-CA"/>
        </w:rPr>
        <w:t>fifo</w:t>
      </w:r>
      <w:proofErr w:type="spellEnd"/>
      <w:proofErr w:type="gramEnd"/>
      <w:r>
        <w:rPr>
          <w:lang w:val="en-CA"/>
        </w:rPr>
        <w:t xml:space="preserve"> to get the </w:t>
      </w:r>
      <w:r w:rsidR="00090024">
        <w:rPr>
          <w:lang w:val="en-CA"/>
        </w:rPr>
        <w:t>instructions</w:t>
      </w:r>
      <w:r>
        <w:rPr>
          <w:lang w:val="en-CA"/>
        </w:rPr>
        <w:t>, and executes them.</w:t>
      </w:r>
      <w:r w:rsidR="002238F4">
        <w:rPr>
          <w:lang w:val="en-CA"/>
        </w:rPr>
        <w:t xml:space="preserve"> In the IRIS 3, there are </w:t>
      </w:r>
      <w:r w:rsidR="00C00968">
        <w:rPr>
          <w:lang w:val="en-CA"/>
        </w:rPr>
        <w:t xml:space="preserve">three </w:t>
      </w:r>
      <w:r w:rsidR="002238F4">
        <w:rPr>
          <w:lang w:val="en-CA"/>
        </w:rPr>
        <w:t xml:space="preserve">possible instructions that can be programmed. </w:t>
      </w:r>
    </w:p>
    <w:p w:rsidR="00090024" w:rsidRDefault="00090024" w:rsidP="001C1E0C">
      <w:pPr>
        <w:rPr>
          <w:lang w:val="en-CA"/>
        </w:rPr>
      </w:pPr>
      <w:r>
        <w:rPr>
          <w:lang w:val="en-CA"/>
        </w:rPr>
        <w:t xml:space="preserve">The first difference from the IRIS2 Family, is that the new reader does not start to read and execute the instructions from the </w:t>
      </w:r>
      <w:proofErr w:type="spellStart"/>
      <w:proofErr w:type="gramStart"/>
      <w:r>
        <w:rPr>
          <w:lang w:val="en-CA"/>
        </w:rPr>
        <w:t>fifo</w:t>
      </w:r>
      <w:proofErr w:type="spellEnd"/>
      <w:proofErr w:type="gramEnd"/>
      <w:r>
        <w:rPr>
          <w:lang w:val="en-CA"/>
        </w:rPr>
        <w:t xml:space="preserve"> until the register SER_RF_SS</w:t>
      </w:r>
      <w:r w:rsidR="001F4007">
        <w:rPr>
          <w:lang w:val="en-CA"/>
        </w:rPr>
        <w:t xml:space="preserve"> is toggled.</w:t>
      </w:r>
    </w:p>
    <w:p w:rsidR="00090024" w:rsidRDefault="00090024" w:rsidP="001C1E0C">
      <w:pPr>
        <w:rPr>
          <w:lang w:val="en-CA"/>
        </w:rPr>
      </w:pPr>
    </w:p>
    <w:p w:rsidR="00461056" w:rsidRDefault="001F4007" w:rsidP="001C1E0C">
      <w:pPr>
        <w:rPr>
          <w:lang w:val="en-CA"/>
        </w:rPr>
      </w:pPr>
      <w:r>
        <w:rPr>
          <w:lang w:val="en-CA"/>
        </w:rPr>
        <w:t xml:space="preserve">The type of instruction is defined by register SER_CMD. </w:t>
      </w:r>
      <w:r w:rsidR="00090024">
        <w:rPr>
          <w:lang w:val="en-CA"/>
        </w:rPr>
        <w:t>The f</w:t>
      </w:r>
      <w:r w:rsidR="002238F4">
        <w:rPr>
          <w:lang w:val="en-CA"/>
        </w:rPr>
        <w:t xml:space="preserve">irst </w:t>
      </w:r>
      <w:r w:rsidR="00090024">
        <w:rPr>
          <w:lang w:val="en-CA"/>
        </w:rPr>
        <w:t>instruction</w:t>
      </w:r>
      <w:r w:rsidR="002238F4">
        <w:rPr>
          <w:lang w:val="en-CA"/>
        </w:rPr>
        <w:t xml:space="preserve"> is a CMOS sensor access</w:t>
      </w:r>
      <w:r w:rsidR="00C00968">
        <w:rPr>
          <w:lang w:val="en-CA"/>
        </w:rPr>
        <w:t xml:space="preserve">; </w:t>
      </w:r>
      <w:r w:rsidR="002238F4">
        <w:rPr>
          <w:lang w:val="en-CA"/>
        </w:rPr>
        <w:t>it can be a register read or write.</w:t>
      </w:r>
      <w:r w:rsidR="00090024">
        <w:rPr>
          <w:lang w:val="en-CA"/>
        </w:rPr>
        <w:t xml:space="preserve"> </w:t>
      </w:r>
      <w:r>
        <w:rPr>
          <w:lang w:val="en-CA"/>
        </w:rPr>
        <w:t xml:space="preserve"> The second instruction is a Timer. This instruction inserts a programmable </w:t>
      </w:r>
      <w:r w:rsidR="00C00968">
        <w:rPr>
          <w:lang w:val="en-CA"/>
        </w:rPr>
        <w:t xml:space="preserve">delay </w:t>
      </w:r>
      <w:r>
        <w:rPr>
          <w:lang w:val="en-CA"/>
        </w:rPr>
        <w:t xml:space="preserve">in between </w:t>
      </w:r>
      <w:r>
        <w:rPr>
          <w:lang w:val="en-CA"/>
        </w:rPr>
        <w:lastRenderedPageBreak/>
        <w:t>two instructions</w:t>
      </w:r>
      <w:r w:rsidR="00C00968">
        <w:rPr>
          <w:lang w:val="en-CA"/>
        </w:rPr>
        <w:t>;</w:t>
      </w:r>
      <w:r>
        <w:rPr>
          <w:lang w:val="en-CA"/>
        </w:rPr>
        <w:t xml:space="preserve"> the SER_DAT register will set the value of the </w:t>
      </w:r>
      <w:r w:rsidR="00C00968">
        <w:rPr>
          <w:lang w:val="en-CA"/>
        </w:rPr>
        <w:t>delay</w:t>
      </w:r>
      <w:r>
        <w:rPr>
          <w:lang w:val="en-CA"/>
        </w:rPr>
        <w:t xml:space="preserve">. The third instruction is a STOP. This instruction makes the reader to stop reading from the </w:t>
      </w:r>
      <w:proofErr w:type="spellStart"/>
      <w:proofErr w:type="gramStart"/>
      <w:r>
        <w:rPr>
          <w:lang w:val="en-CA"/>
        </w:rPr>
        <w:t>fifo</w:t>
      </w:r>
      <w:proofErr w:type="spellEnd"/>
      <w:proofErr w:type="gramEnd"/>
      <w:r>
        <w:rPr>
          <w:lang w:val="en-CA"/>
        </w:rPr>
        <w:t xml:space="preserve">. The reader will wait for a new toggle of SER_RF_SS to continue the execution. </w:t>
      </w:r>
    </w:p>
    <w:p w:rsidR="003C227A" w:rsidRDefault="00461056" w:rsidP="001C1E0C">
      <w:pPr>
        <w:rPr>
          <w:lang w:val="en-CA"/>
        </w:rPr>
      </w:pPr>
      <w:r>
        <w:rPr>
          <w:lang w:val="en-CA"/>
        </w:rPr>
        <w:t xml:space="preserve">To make the </w:t>
      </w:r>
      <w:proofErr w:type="spellStart"/>
      <w:r>
        <w:rPr>
          <w:lang w:val="en-CA"/>
        </w:rPr>
        <w:t>dcf</w:t>
      </w:r>
      <w:proofErr w:type="spellEnd"/>
      <w:r>
        <w:rPr>
          <w:lang w:val="en-CA"/>
        </w:rPr>
        <w:t xml:space="preserve"> more powerful, a polling method for the driver should be created to be able to poll a status register before continue the execution of the </w:t>
      </w:r>
      <w:proofErr w:type="spellStart"/>
      <w:r>
        <w:rPr>
          <w:lang w:val="en-CA"/>
        </w:rPr>
        <w:t>dcf</w:t>
      </w:r>
      <w:proofErr w:type="spellEnd"/>
      <w:r>
        <w:rPr>
          <w:lang w:val="en-CA"/>
        </w:rPr>
        <w:t xml:space="preserve">. </w:t>
      </w:r>
    </w:p>
    <w:p w:rsidR="003C227A" w:rsidRDefault="003C227A" w:rsidP="001C1E0C">
      <w:pPr>
        <w:pStyle w:val="Heading3"/>
        <w:rPr>
          <w:lang w:val="en-CA"/>
        </w:rPr>
      </w:pPr>
      <w:bookmarkStart w:id="40" w:name="_Toc505612590"/>
      <w:r>
        <w:rPr>
          <w:lang w:val="en-CA"/>
        </w:rPr>
        <w:t xml:space="preserve">CMOS Python sensor </w:t>
      </w:r>
      <w:proofErr w:type="spellStart"/>
      <w:r>
        <w:rPr>
          <w:lang w:val="en-CA"/>
        </w:rPr>
        <w:t>powerup</w:t>
      </w:r>
      <w:proofErr w:type="spellEnd"/>
      <w:r w:rsidR="008B4D02">
        <w:rPr>
          <w:lang w:val="en-CA"/>
        </w:rPr>
        <w:t xml:space="preserve"> and LVDS training</w:t>
      </w:r>
      <w:bookmarkEnd w:id="40"/>
    </w:p>
    <w:p w:rsidR="003C227A" w:rsidRDefault="003C227A">
      <w:pPr>
        <w:rPr>
          <w:lang w:val="en-CA"/>
        </w:rPr>
      </w:pPr>
    </w:p>
    <w:p w:rsidR="003C227A" w:rsidRDefault="003C227A">
      <w:pPr>
        <w:rPr>
          <w:lang w:val="en-CA"/>
        </w:rPr>
      </w:pPr>
      <w:r>
        <w:rPr>
          <w:lang w:val="en-CA"/>
        </w:rPr>
        <w:t xml:space="preserve">The </w:t>
      </w:r>
      <w:proofErr w:type="spellStart"/>
      <w:r>
        <w:rPr>
          <w:lang w:val="en-CA"/>
        </w:rPr>
        <w:t>fpga</w:t>
      </w:r>
      <w:proofErr w:type="spellEnd"/>
      <w:r>
        <w:rPr>
          <w:lang w:val="en-CA"/>
        </w:rPr>
        <w:t xml:space="preserve"> is responsible for the </w:t>
      </w:r>
      <w:proofErr w:type="spellStart"/>
      <w:r>
        <w:rPr>
          <w:lang w:val="en-CA"/>
        </w:rPr>
        <w:t>powerup</w:t>
      </w:r>
      <w:proofErr w:type="spellEnd"/>
      <w:r>
        <w:rPr>
          <w:lang w:val="en-CA"/>
        </w:rPr>
        <w:t xml:space="preserve"> sequence. When the register SENSOR_POWERUP is toggle</w:t>
      </w:r>
      <w:r w:rsidR="003641D0">
        <w:rPr>
          <w:lang w:val="en-CA"/>
        </w:rPr>
        <w:t>d</w:t>
      </w:r>
      <w:r>
        <w:rPr>
          <w:lang w:val="en-CA"/>
        </w:rPr>
        <w:t xml:space="preserve">, the </w:t>
      </w:r>
      <w:proofErr w:type="spellStart"/>
      <w:r>
        <w:rPr>
          <w:lang w:val="en-CA"/>
        </w:rPr>
        <w:t>powerup</w:t>
      </w:r>
      <w:proofErr w:type="spellEnd"/>
      <w:r>
        <w:rPr>
          <w:lang w:val="en-CA"/>
        </w:rPr>
        <w:t xml:space="preserve"> sequence is started. It will first enable the 1.8V supply and wait for the 1.8V power good. When the 1.8V </w:t>
      </w:r>
      <w:proofErr w:type="spellStart"/>
      <w:r>
        <w:rPr>
          <w:lang w:val="en-CA"/>
        </w:rPr>
        <w:t>powergood</w:t>
      </w:r>
      <w:proofErr w:type="spellEnd"/>
      <w:r>
        <w:rPr>
          <w:lang w:val="en-CA"/>
        </w:rPr>
        <w:t xml:space="preserve"> is received, the logic will wait for 15us before enable the 3.3V supply. When the 3.3V power good is received, the logic will wait for another 15us before enable the </w:t>
      </w:r>
      <w:proofErr w:type="spellStart"/>
      <w:r>
        <w:rPr>
          <w:lang w:val="en-CA"/>
        </w:rPr>
        <w:t>VddPix</w:t>
      </w:r>
      <w:proofErr w:type="spellEnd"/>
      <w:r>
        <w:rPr>
          <w:lang w:val="en-CA"/>
        </w:rPr>
        <w:t xml:space="preserve"> supply. Again, the logic will wait for the </w:t>
      </w:r>
      <w:proofErr w:type="spellStart"/>
      <w:r>
        <w:rPr>
          <w:lang w:val="en-CA"/>
        </w:rPr>
        <w:t>VddPix</w:t>
      </w:r>
      <w:proofErr w:type="spellEnd"/>
      <w:r>
        <w:rPr>
          <w:lang w:val="en-CA"/>
        </w:rPr>
        <w:t xml:space="preserve"> power good and then wait for another 15 us. </w:t>
      </w:r>
      <w:r w:rsidR="003641D0">
        <w:rPr>
          <w:lang w:val="en-CA"/>
        </w:rPr>
        <w:t xml:space="preserve">A timeout for the </w:t>
      </w:r>
      <w:proofErr w:type="spellStart"/>
      <w:r w:rsidR="003641D0">
        <w:rPr>
          <w:lang w:val="en-CA"/>
        </w:rPr>
        <w:t>powergood</w:t>
      </w:r>
      <w:proofErr w:type="spellEnd"/>
      <w:r w:rsidR="003641D0">
        <w:rPr>
          <w:lang w:val="en-CA"/>
        </w:rPr>
        <w:t xml:space="preserve"> has been implemented. </w:t>
      </w:r>
      <w:r>
        <w:rPr>
          <w:lang w:val="en-CA"/>
        </w:rPr>
        <w:t xml:space="preserve"> </w:t>
      </w:r>
      <w:r w:rsidR="003641D0">
        <w:rPr>
          <w:lang w:val="en-CA"/>
        </w:rPr>
        <w:t>I</w:t>
      </w:r>
      <w:r>
        <w:rPr>
          <w:lang w:val="en-CA"/>
        </w:rPr>
        <w:t xml:space="preserve">f one of the </w:t>
      </w:r>
      <w:proofErr w:type="spellStart"/>
      <w:r>
        <w:rPr>
          <w:lang w:val="en-CA"/>
        </w:rPr>
        <w:t>powergood</w:t>
      </w:r>
      <w:proofErr w:type="spellEnd"/>
      <w:r>
        <w:rPr>
          <w:lang w:val="en-CA"/>
        </w:rPr>
        <w:t xml:space="preserve"> does not return before 2.1ms, the </w:t>
      </w:r>
      <w:proofErr w:type="spellStart"/>
      <w:r>
        <w:rPr>
          <w:lang w:val="en-CA"/>
        </w:rPr>
        <w:t>fpga</w:t>
      </w:r>
      <w:proofErr w:type="spellEnd"/>
      <w:r>
        <w:rPr>
          <w:lang w:val="en-CA"/>
        </w:rPr>
        <w:t xml:space="preserve"> will stop the power sequence.</w:t>
      </w:r>
    </w:p>
    <w:p w:rsidR="00C00968" w:rsidRDefault="00C00968">
      <w:pPr>
        <w:rPr>
          <w:lang w:val="en-CA"/>
        </w:rPr>
      </w:pPr>
    </w:p>
    <w:p w:rsidR="003641D0" w:rsidRDefault="003C227A">
      <w:pPr>
        <w:rPr>
          <w:lang w:val="en-CA"/>
        </w:rPr>
      </w:pPr>
      <w:r>
        <w:rPr>
          <w:lang w:val="en-CA"/>
        </w:rPr>
        <w:t xml:space="preserve">After the </w:t>
      </w:r>
      <w:proofErr w:type="spellStart"/>
      <w:r>
        <w:rPr>
          <w:lang w:val="en-CA"/>
        </w:rPr>
        <w:t>VddPix</w:t>
      </w:r>
      <w:proofErr w:type="spellEnd"/>
      <w:r>
        <w:rPr>
          <w:lang w:val="en-CA"/>
        </w:rPr>
        <w:t xml:space="preserve"> is enable</w:t>
      </w:r>
      <w:r w:rsidR="007647BB">
        <w:rPr>
          <w:lang w:val="en-CA"/>
        </w:rPr>
        <w:t>d</w:t>
      </w:r>
      <w:r>
        <w:rPr>
          <w:lang w:val="en-CA"/>
        </w:rPr>
        <w:t xml:space="preserve"> and the 15us is done, the </w:t>
      </w:r>
      <w:proofErr w:type="spellStart"/>
      <w:r>
        <w:rPr>
          <w:lang w:val="en-CA"/>
        </w:rPr>
        <w:t>fpga</w:t>
      </w:r>
      <w:proofErr w:type="spellEnd"/>
      <w:r>
        <w:rPr>
          <w:lang w:val="en-CA"/>
        </w:rPr>
        <w:t xml:space="preserve"> will enable the sensor oscillator. The logic will wait for 15us before toggle the sensor </w:t>
      </w:r>
      <w:proofErr w:type="spellStart"/>
      <w:r w:rsidR="007647BB">
        <w:rPr>
          <w:lang w:val="en-CA"/>
        </w:rPr>
        <w:t>R</w:t>
      </w:r>
      <w:r>
        <w:rPr>
          <w:lang w:val="en-CA"/>
        </w:rPr>
        <w:t>esetN</w:t>
      </w:r>
      <w:proofErr w:type="spellEnd"/>
      <w:r>
        <w:rPr>
          <w:lang w:val="en-CA"/>
        </w:rPr>
        <w:t xml:space="preserve">. Another 15us will be added by the </w:t>
      </w:r>
      <w:proofErr w:type="spellStart"/>
      <w:r>
        <w:rPr>
          <w:lang w:val="en-CA"/>
        </w:rPr>
        <w:t>fpga</w:t>
      </w:r>
      <w:proofErr w:type="spellEnd"/>
      <w:r>
        <w:rPr>
          <w:lang w:val="en-CA"/>
        </w:rPr>
        <w:t xml:space="preserve"> after the de</w:t>
      </w:r>
      <w:r w:rsidR="007647BB">
        <w:rPr>
          <w:lang w:val="en-CA"/>
        </w:rPr>
        <w:t>-</w:t>
      </w:r>
      <w:r>
        <w:rPr>
          <w:lang w:val="en-CA"/>
        </w:rPr>
        <w:t xml:space="preserve">assertion of the </w:t>
      </w:r>
      <w:proofErr w:type="spellStart"/>
      <w:r>
        <w:rPr>
          <w:lang w:val="en-CA"/>
        </w:rPr>
        <w:t>ResetN</w:t>
      </w:r>
      <w:proofErr w:type="spellEnd"/>
      <w:r>
        <w:rPr>
          <w:lang w:val="en-CA"/>
        </w:rPr>
        <w:t xml:space="preserve">. </w:t>
      </w:r>
    </w:p>
    <w:p w:rsidR="003641D0" w:rsidRDefault="003641D0">
      <w:pPr>
        <w:rPr>
          <w:lang w:val="en-CA"/>
        </w:rPr>
      </w:pPr>
    </w:p>
    <w:p w:rsidR="003641D0" w:rsidRDefault="003641D0" w:rsidP="003641D0">
      <w:pPr>
        <w:rPr>
          <w:lang w:val="en-CA"/>
        </w:rPr>
      </w:pPr>
      <w:r>
        <w:rPr>
          <w:lang w:val="en-CA"/>
        </w:rPr>
        <w:t>Register SENSOR_STAT provides all information needed to follow or debug the power sequence. To start the power sequence</w:t>
      </w:r>
      <w:r w:rsidR="007647BB">
        <w:rPr>
          <w:lang w:val="en-CA"/>
        </w:rPr>
        <w:t>,</w:t>
      </w:r>
      <w:r>
        <w:rPr>
          <w:lang w:val="en-CA"/>
        </w:rPr>
        <w:t xml:space="preserve"> write ‘1’ to register SENSOR_POWERUP. Then, poll </w:t>
      </w:r>
      <w:r w:rsidR="007647BB">
        <w:rPr>
          <w:lang w:val="en-CA"/>
        </w:rPr>
        <w:t xml:space="preserve">the </w:t>
      </w:r>
      <w:r>
        <w:rPr>
          <w:lang w:val="en-CA"/>
        </w:rPr>
        <w:t>register SENSOR_POWERUP_DONE until the register is set to ‘1’. When SENSOR_POWERUP_DONE is set to ‘1’, the driver must read register SENSOR_POWERUP_STAT to see the results of the sequence.</w:t>
      </w:r>
    </w:p>
    <w:p w:rsidR="003641D0" w:rsidRDefault="003641D0" w:rsidP="003641D0">
      <w:pPr>
        <w:rPr>
          <w:lang w:val="en-CA"/>
        </w:rPr>
      </w:pPr>
    </w:p>
    <w:p w:rsidR="003641D0" w:rsidRPr="003C227A" w:rsidRDefault="003641D0" w:rsidP="003641D0">
      <w:pPr>
        <w:rPr>
          <w:lang w:val="en-CA"/>
        </w:rPr>
      </w:pPr>
      <w:r>
        <w:rPr>
          <w:lang w:val="en-CA"/>
        </w:rPr>
        <w:t xml:space="preserve">If the </w:t>
      </w:r>
      <w:proofErr w:type="spellStart"/>
      <w:r>
        <w:rPr>
          <w:lang w:val="en-CA"/>
        </w:rPr>
        <w:t>powerup</w:t>
      </w:r>
      <w:proofErr w:type="spellEnd"/>
      <w:r>
        <w:rPr>
          <w:lang w:val="en-CA"/>
        </w:rPr>
        <w:t xml:space="preserve"> sequence fails, the camera must be restarted.</w:t>
      </w:r>
    </w:p>
    <w:p w:rsidR="003641D0" w:rsidRDefault="003641D0" w:rsidP="003641D0">
      <w:pPr>
        <w:rPr>
          <w:lang w:val="en-CA"/>
        </w:rPr>
      </w:pPr>
    </w:p>
    <w:p w:rsidR="008B4D02" w:rsidRDefault="003641D0" w:rsidP="003641D0">
      <w:pPr>
        <w:rPr>
          <w:lang w:val="en-CA"/>
        </w:rPr>
      </w:pPr>
      <w:r>
        <w:rPr>
          <w:lang w:val="en-CA"/>
        </w:rPr>
        <w:t xml:space="preserve">After </w:t>
      </w:r>
      <w:r w:rsidR="007647BB">
        <w:rPr>
          <w:lang w:val="en-CA"/>
        </w:rPr>
        <w:t xml:space="preserve">a </w:t>
      </w:r>
      <w:r w:rsidR="00E57451">
        <w:rPr>
          <w:lang w:val="en-CA"/>
        </w:rPr>
        <w:t xml:space="preserve">successful </w:t>
      </w:r>
      <w:proofErr w:type="spellStart"/>
      <w:r w:rsidR="00E57451">
        <w:rPr>
          <w:lang w:val="en-CA"/>
        </w:rPr>
        <w:t>powerup</w:t>
      </w:r>
      <w:proofErr w:type="spellEnd"/>
      <w:r>
        <w:rPr>
          <w:lang w:val="en-CA"/>
        </w:rPr>
        <w:t xml:space="preserve"> sequence</w:t>
      </w:r>
      <w:r w:rsidR="007647BB">
        <w:rPr>
          <w:lang w:val="en-CA"/>
        </w:rPr>
        <w:t>,</w:t>
      </w:r>
      <w:r>
        <w:rPr>
          <w:lang w:val="en-CA"/>
        </w:rPr>
        <w:t xml:space="preserve"> the driver may load the </w:t>
      </w:r>
      <w:proofErr w:type="spellStart"/>
      <w:r>
        <w:rPr>
          <w:lang w:val="en-CA"/>
        </w:rPr>
        <w:t>dcf</w:t>
      </w:r>
      <w:proofErr w:type="spellEnd"/>
      <w:r>
        <w:rPr>
          <w:lang w:val="en-CA"/>
        </w:rPr>
        <w:t xml:space="preserve">. </w:t>
      </w:r>
      <w:r w:rsidR="00E57451">
        <w:rPr>
          <w:lang w:val="en-CA"/>
        </w:rPr>
        <w:t xml:space="preserve">The </w:t>
      </w:r>
      <w:proofErr w:type="spellStart"/>
      <w:r w:rsidR="00E57451">
        <w:rPr>
          <w:lang w:val="en-CA"/>
        </w:rPr>
        <w:t>dcf</w:t>
      </w:r>
      <w:proofErr w:type="spellEnd"/>
      <w:r w:rsidR="00E57451">
        <w:rPr>
          <w:lang w:val="en-CA"/>
        </w:rPr>
        <w:t xml:space="preserve"> will </w:t>
      </w:r>
      <w:proofErr w:type="spellStart"/>
      <w:r w:rsidR="00E57451">
        <w:rPr>
          <w:lang w:val="en-CA"/>
        </w:rPr>
        <w:t>config</w:t>
      </w:r>
      <w:proofErr w:type="spellEnd"/>
      <w:r w:rsidR="00E57451">
        <w:rPr>
          <w:lang w:val="en-CA"/>
        </w:rPr>
        <w:t xml:space="preserve"> the CMOS sensor and will enable the LVDS interface of the sensor. </w:t>
      </w:r>
    </w:p>
    <w:p w:rsidR="008B4D02" w:rsidRDefault="008B4D02" w:rsidP="003641D0">
      <w:pPr>
        <w:rPr>
          <w:lang w:val="en-CA"/>
        </w:rPr>
      </w:pPr>
    </w:p>
    <w:p w:rsidR="003C227A" w:rsidRPr="003C227A" w:rsidRDefault="00E57451" w:rsidP="003641D0">
      <w:pPr>
        <w:rPr>
          <w:lang w:val="en-CA"/>
        </w:rPr>
      </w:pPr>
      <w:r>
        <w:rPr>
          <w:lang w:val="en-CA"/>
        </w:rPr>
        <w:t xml:space="preserve">When the LVDS interface of the sensor is enabled, the slave LVDS interface of the </w:t>
      </w:r>
      <w:proofErr w:type="spellStart"/>
      <w:r>
        <w:rPr>
          <w:lang w:val="en-CA"/>
        </w:rPr>
        <w:t>fpga</w:t>
      </w:r>
      <w:proofErr w:type="spellEnd"/>
      <w:r>
        <w:rPr>
          <w:lang w:val="en-CA"/>
        </w:rPr>
        <w:t xml:space="preserve"> must be trained. </w:t>
      </w:r>
      <w:r w:rsidR="004445D5">
        <w:rPr>
          <w:lang w:val="en-CA"/>
        </w:rPr>
        <w:t xml:space="preserve"> The first step is to de-assert the LVDS system reset by writing ‘0’ to register LVDS_SYS_RESET.</w:t>
      </w:r>
      <w:r w:rsidR="008B4D02">
        <w:rPr>
          <w:lang w:val="en-CA"/>
        </w:rPr>
        <w:t xml:space="preserve"> Then poll register </w:t>
      </w:r>
      <w:r w:rsidR="002E1F77">
        <w:rPr>
          <w:lang w:val="en-CA"/>
        </w:rPr>
        <w:t>LVDS</w:t>
      </w:r>
      <w:r w:rsidR="008B4D02">
        <w:rPr>
          <w:lang w:val="en-CA"/>
        </w:rPr>
        <w:t xml:space="preserve">_RDY to be sure that the IDELAYE2 module is calibrated. When the IDELAYE2 is calibrated, then the LVDS training may start. </w:t>
      </w:r>
      <w:r>
        <w:rPr>
          <w:lang w:val="en-CA"/>
        </w:rPr>
        <w:t xml:space="preserve">To start LVDS training, write ‘1’ to register LVDS_START_CALIB. This step will start a phase detection calibration followed by a </w:t>
      </w:r>
      <w:proofErr w:type="spellStart"/>
      <w:r>
        <w:rPr>
          <w:lang w:val="en-CA"/>
        </w:rPr>
        <w:t>bitslip</w:t>
      </w:r>
      <w:proofErr w:type="spellEnd"/>
      <w:r>
        <w:rPr>
          <w:lang w:val="en-CA"/>
        </w:rPr>
        <w:t xml:space="preserve"> calibration</w:t>
      </w:r>
      <w:r w:rsidR="008B4D02">
        <w:rPr>
          <w:lang w:val="en-CA"/>
        </w:rPr>
        <w:t xml:space="preserve">.  Poll LVDS_ACT </w:t>
      </w:r>
      <w:r w:rsidR="00D57850">
        <w:rPr>
          <w:lang w:val="en-CA"/>
        </w:rPr>
        <w:t xml:space="preserve">register </w:t>
      </w:r>
      <w:r w:rsidR="008B4D02">
        <w:rPr>
          <w:lang w:val="en-CA"/>
        </w:rPr>
        <w:t>until this register is set to ‘0’. At this time the LVDS training is finished. Verify the result of the training with register LVDS_CALIB_OK</w:t>
      </w:r>
      <w:r w:rsidR="002E1F77">
        <w:rPr>
          <w:lang w:val="en-CA"/>
        </w:rPr>
        <w:t>.</w:t>
      </w:r>
    </w:p>
    <w:p w:rsidR="003C227A" w:rsidRDefault="003C227A" w:rsidP="001C1E0C">
      <w:pPr>
        <w:rPr>
          <w:lang w:val="en-CA"/>
        </w:rPr>
      </w:pPr>
    </w:p>
    <w:p w:rsidR="00E127D1" w:rsidRDefault="00DE7BCA" w:rsidP="001C1E0C">
      <w:pPr>
        <w:pStyle w:val="Heading3"/>
        <w:rPr>
          <w:lang w:val="en-CA"/>
        </w:rPr>
      </w:pPr>
      <w:bookmarkStart w:id="41" w:name="_Toc505612591"/>
      <w:r>
        <w:rPr>
          <w:lang w:val="en-CA"/>
        </w:rPr>
        <w:t xml:space="preserve">Subsampling and Binning </w:t>
      </w:r>
      <w:r w:rsidR="00C348CA">
        <w:rPr>
          <w:lang w:val="en-CA"/>
        </w:rPr>
        <w:t>with ROI’s</w:t>
      </w:r>
      <w:bookmarkEnd w:id="41"/>
    </w:p>
    <w:p w:rsidR="00DE7BCA" w:rsidRDefault="00DE7BCA" w:rsidP="001C1E0C">
      <w:pPr>
        <w:rPr>
          <w:lang w:val="en-CA"/>
        </w:rPr>
      </w:pPr>
    </w:p>
    <w:p w:rsidR="00DE7BCA" w:rsidRDefault="00DE7BCA" w:rsidP="0007253B">
      <w:pPr>
        <w:rPr>
          <w:lang w:val="en-CA"/>
        </w:rPr>
      </w:pPr>
      <w:r>
        <w:rPr>
          <w:lang w:val="en-CA"/>
        </w:rPr>
        <w:t xml:space="preserve">Iris3 will support </w:t>
      </w:r>
      <w:r w:rsidR="008656C7">
        <w:rPr>
          <w:lang w:val="en-CA"/>
        </w:rPr>
        <w:t xml:space="preserve">the </w:t>
      </w:r>
      <w:r>
        <w:rPr>
          <w:lang w:val="en-CA"/>
        </w:rPr>
        <w:t xml:space="preserve">subsampling and binning inside the </w:t>
      </w:r>
      <w:r w:rsidR="008656C7">
        <w:rPr>
          <w:lang w:val="en-CA"/>
        </w:rPr>
        <w:t xml:space="preserve">Python </w:t>
      </w:r>
      <w:r>
        <w:rPr>
          <w:lang w:val="en-CA"/>
        </w:rPr>
        <w:t>sensor</w:t>
      </w:r>
      <w:r w:rsidR="008656C7">
        <w:rPr>
          <w:lang w:val="en-CA"/>
        </w:rPr>
        <w:t>. There are few constraints to satisfy to use Subsampling or Binning modes.</w:t>
      </w:r>
      <w:r w:rsidR="0007253B">
        <w:rPr>
          <w:lang w:val="en-CA"/>
        </w:rPr>
        <w:t xml:space="preserve"> </w:t>
      </w:r>
      <w:r w:rsidR="0007253B" w:rsidRPr="0007253B">
        <w:rPr>
          <w:lang w:val="en-CA"/>
        </w:rPr>
        <w:t>To read out the image data through the output channels,</w:t>
      </w:r>
      <w:r w:rsidR="0007253B">
        <w:rPr>
          <w:lang w:val="en-CA"/>
        </w:rPr>
        <w:t xml:space="preserve"> </w:t>
      </w:r>
      <w:r w:rsidR="0007253B" w:rsidRPr="0007253B">
        <w:rPr>
          <w:lang w:val="en-CA"/>
        </w:rPr>
        <w:t>the pixel array is organized in kernels. The kernel size is eight pixels</w:t>
      </w:r>
      <w:r w:rsidR="0007253B">
        <w:rPr>
          <w:lang w:val="en-CA"/>
        </w:rPr>
        <w:t xml:space="preserve"> </w:t>
      </w:r>
      <w:r w:rsidR="0007253B" w:rsidRPr="0007253B">
        <w:rPr>
          <w:lang w:val="en-CA"/>
        </w:rPr>
        <w:t>in x−direction by one pixel in y−direction</w:t>
      </w:r>
      <w:r w:rsidR="0007253B">
        <w:rPr>
          <w:lang w:val="en-CA"/>
        </w:rPr>
        <w:t xml:space="preserve"> for the </w:t>
      </w:r>
      <w:r w:rsidR="0007253B" w:rsidRPr="0007253B">
        <w:rPr>
          <w:lang w:val="en-CA"/>
        </w:rPr>
        <w:t>PYTHON 0.3/0.5/1.3 Megapixel</w:t>
      </w:r>
      <w:r w:rsidR="0007253B">
        <w:rPr>
          <w:lang w:val="en-CA"/>
        </w:rPr>
        <w:t xml:space="preserve"> sensors</w:t>
      </w:r>
      <w:r w:rsidR="0007253B" w:rsidRPr="0007253B">
        <w:rPr>
          <w:lang w:val="en-CA"/>
        </w:rPr>
        <w:t>.</w:t>
      </w:r>
      <w:r w:rsidR="0007253B">
        <w:rPr>
          <w:lang w:val="en-CA"/>
        </w:rPr>
        <w:t xml:space="preserve"> </w:t>
      </w:r>
      <w:r w:rsidR="0007253B" w:rsidRPr="0007253B">
        <w:rPr>
          <w:lang w:val="en-CA"/>
        </w:rPr>
        <w:t>The kernel size is</w:t>
      </w:r>
      <w:r w:rsidR="0007253B">
        <w:rPr>
          <w:lang w:val="en-CA"/>
        </w:rPr>
        <w:t xml:space="preserve"> </w:t>
      </w:r>
      <w:r w:rsidR="0007253B" w:rsidRPr="0007253B">
        <w:rPr>
          <w:lang w:val="en-CA"/>
        </w:rPr>
        <w:t>sixteen pixels in x−direction by one pixel in y−direction</w:t>
      </w:r>
      <w:r w:rsidR="0007253B">
        <w:rPr>
          <w:lang w:val="en-CA"/>
        </w:rPr>
        <w:t xml:space="preserve"> for the </w:t>
      </w:r>
      <w:r w:rsidR="0007253B" w:rsidRPr="0007253B">
        <w:rPr>
          <w:lang w:val="en-CA"/>
        </w:rPr>
        <w:t xml:space="preserve">PYTHON 5.0/2.0 </w:t>
      </w:r>
      <w:proofErr w:type="spellStart"/>
      <w:r w:rsidR="0007253B" w:rsidRPr="0007253B">
        <w:rPr>
          <w:lang w:val="en-CA"/>
        </w:rPr>
        <w:t>MegaPixels</w:t>
      </w:r>
      <w:proofErr w:type="spellEnd"/>
      <w:r w:rsidR="0007253B" w:rsidRPr="0007253B">
        <w:rPr>
          <w:lang w:val="en-CA"/>
        </w:rPr>
        <w:t>.</w:t>
      </w:r>
    </w:p>
    <w:p w:rsidR="00DC6A8C" w:rsidRDefault="00DC6A8C" w:rsidP="001C1E0C">
      <w:pPr>
        <w:rPr>
          <w:lang w:val="en-CA"/>
        </w:rPr>
      </w:pPr>
    </w:p>
    <w:p w:rsidR="008656C7" w:rsidRDefault="008656C7" w:rsidP="001C1E0C">
      <w:pPr>
        <w:pStyle w:val="ListParagraph"/>
        <w:numPr>
          <w:ilvl w:val="0"/>
          <w:numId w:val="28"/>
        </w:numPr>
        <w:rPr>
          <w:lang w:val="en-CA"/>
        </w:rPr>
      </w:pPr>
      <w:r>
        <w:rPr>
          <w:lang w:val="en-CA"/>
        </w:rPr>
        <w:t>The Subsampling mode and the Binning mode cannot be used at the same time.</w:t>
      </w:r>
    </w:p>
    <w:p w:rsidR="008656C7" w:rsidRDefault="008D2727" w:rsidP="001C1E0C">
      <w:pPr>
        <w:pStyle w:val="ListParagraph"/>
        <w:numPr>
          <w:ilvl w:val="0"/>
          <w:numId w:val="28"/>
        </w:numPr>
        <w:rPr>
          <w:lang w:val="en-CA"/>
        </w:rPr>
      </w:pPr>
      <w:proofErr w:type="spellStart"/>
      <w:r>
        <w:rPr>
          <w:lang w:val="en-CA"/>
        </w:rPr>
        <w:t>XStart</w:t>
      </w:r>
      <w:proofErr w:type="spellEnd"/>
      <w:r>
        <w:rPr>
          <w:lang w:val="en-CA"/>
        </w:rPr>
        <w:t xml:space="preserve"> </w:t>
      </w:r>
      <w:r w:rsidR="0043678C">
        <w:rPr>
          <w:lang w:val="en-CA"/>
        </w:rPr>
        <w:t>with Subsampling OR Binning</w:t>
      </w:r>
      <w:r>
        <w:rPr>
          <w:lang w:val="en-CA"/>
        </w:rPr>
        <w:t>: i</w:t>
      </w:r>
      <w:r w:rsidR="008656C7">
        <w:rPr>
          <w:lang w:val="en-CA"/>
        </w:rPr>
        <w:t xml:space="preserve">f a ROI is used with Subsampling or Binning, the start kernel </w:t>
      </w:r>
      <w:r>
        <w:rPr>
          <w:lang w:val="en-CA"/>
        </w:rPr>
        <w:t xml:space="preserve">and the start line </w:t>
      </w:r>
      <w:r>
        <w:rPr>
          <w:u w:val="single"/>
          <w:lang w:val="en-CA"/>
        </w:rPr>
        <w:t>MUST</w:t>
      </w:r>
      <w:r w:rsidR="008656C7">
        <w:rPr>
          <w:lang w:val="en-CA"/>
        </w:rPr>
        <w:t xml:space="preserve"> be </w:t>
      </w:r>
      <w:r w:rsidR="00527859">
        <w:rPr>
          <w:lang w:val="en-CA"/>
        </w:rPr>
        <w:t>EVEN</w:t>
      </w:r>
      <w:r w:rsidR="00C348CA">
        <w:rPr>
          <w:lang w:val="en-CA"/>
        </w:rPr>
        <w:t>.</w:t>
      </w:r>
    </w:p>
    <w:p w:rsidR="0026209A" w:rsidRDefault="008D2727" w:rsidP="008D2727">
      <w:pPr>
        <w:pStyle w:val="ListParagraph"/>
        <w:numPr>
          <w:ilvl w:val="0"/>
          <w:numId w:val="28"/>
        </w:numPr>
        <w:rPr>
          <w:lang w:val="en-CA"/>
        </w:rPr>
      </w:pPr>
      <w:proofErr w:type="spellStart"/>
      <w:r>
        <w:rPr>
          <w:lang w:val="en-CA"/>
        </w:rPr>
        <w:lastRenderedPageBreak/>
        <w:t>X</w:t>
      </w:r>
      <w:r w:rsidR="0058780C">
        <w:rPr>
          <w:lang w:val="en-CA"/>
        </w:rPr>
        <w:t>E</w:t>
      </w:r>
      <w:r>
        <w:rPr>
          <w:lang w:val="en-CA"/>
        </w:rPr>
        <w:t>nd</w:t>
      </w:r>
      <w:proofErr w:type="spellEnd"/>
      <w:r>
        <w:rPr>
          <w:lang w:val="en-CA"/>
        </w:rPr>
        <w:t xml:space="preserve"> </w:t>
      </w:r>
      <w:r w:rsidR="0026209A">
        <w:rPr>
          <w:lang w:val="en-CA"/>
        </w:rPr>
        <w:t xml:space="preserve">with Subsampling OR Binning: if a ROI is used with Subsampling or Binning, the end kernel </w:t>
      </w:r>
      <w:r w:rsidR="0026209A">
        <w:rPr>
          <w:u w:val="single"/>
          <w:lang w:val="en-CA"/>
        </w:rPr>
        <w:t>MUST</w:t>
      </w:r>
      <w:r w:rsidR="0026209A">
        <w:rPr>
          <w:lang w:val="en-CA"/>
        </w:rPr>
        <w:t xml:space="preserve"> be </w:t>
      </w:r>
      <w:r w:rsidR="00527859">
        <w:rPr>
          <w:lang w:val="en-CA"/>
        </w:rPr>
        <w:t>ODD</w:t>
      </w:r>
      <w:r w:rsidR="0026209A">
        <w:rPr>
          <w:lang w:val="en-CA"/>
        </w:rPr>
        <w:t>.</w:t>
      </w:r>
    </w:p>
    <w:p w:rsidR="00C348CA" w:rsidRPr="00C348CA" w:rsidRDefault="00C348CA" w:rsidP="00C348CA">
      <w:pPr>
        <w:pStyle w:val="ListParagraph"/>
        <w:numPr>
          <w:ilvl w:val="0"/>
          <w:numId w:val="28"/>
        </w:numPr>
        <w:rPr>
          <w:lang w:val="en-CA"/>
        </w:rPr>
      </w:pPr>
      <w:proofErr w:type="spellStart"/>
      <w:r>
        <w:rPr>
          <w:lang w:val="en-CA"/>
        </w:rPr>
        <w:t>YStart</w:t>
      </w:r>
      <w:proofErr w:type="spellEnd"/>
      <w:r>
        <w:rPr>
          <w:lang w:val="en-CA"/>
        </w:rPr>
        <w:t xml:space="preserve"> with Subsampling OR Binning: if a ROI is used with Subsampling or Binning, the start line </w:t>
      </w:r>
      <w:r>
        <w:rPr>
          <w:u w:val="single"/>
          <w:lang w:val="en-CA"/>
        </w:rPr>
        <w:t>MUST</w:t>
      </w:r>
      <w:r>
        <w:rPr>
          <w:lang w:val="en-CA"/>
        </w:rPr>
        <w:t xml:space="preserve"> be EVEN.</w:t>
      </w:r>
    </w:p>
    <w:p w:rsidR="0043678C" w:rsidRDefault="0043678C" w:rsidP="0043678C">
      <w:pPr>
        <w:pStyle w:val="ListParagraph"/>
        <w:numPr>
          <w:ilvl w:val="0"/>
          <w:numId w:val="28"/>
        </w:numPr>
        <w:rPr>
          <w:lang w:val="en-CA"/>
        </w:rPr>
      </w:pPr>
      <w:proofErr w:type="spellStart"/>
      <w:r>
        <w:rPr>
          <w:lang w:val="en-CA"/>
        </w:rPr>
        <w:t>Y</w:t>
      </w:r>
      <w:r w:rsidR="0058780C">
        <w:rPr>
          <w:lang w:val="en-CA"/>
        </w:rPr>
        <w:t>E</w:t>
      </w:r>
      <w:r>
        <w:rPr>
          <w:lang w:val="en-CA"/>
        </w:rPr>
        <w:t>nd</w:t>
      </w:r>
      <w:proofErr w:type="spellEnd"/>
      <w:r>
        <w:rPr>
          <w:lang w:val="en-CA"/>
        </w:rPr>
        <w:t xml:space="preserve"> with </w:t>
      </w:r>
      <w:r w:rsidR="00C348CA">
        <w:rPr>
          <w:lang w:val="en-CA"/>
        </w:rPr>
        <w:t xml:space="preserve">subsampling </w:t>
      </w:r>
      <w:r w:rsidR="00DC6A8C">
        <w:rPr>
          <w:lang w:val="en-CA"/>
        </w:rPr>
        <w:t>OR</w:t>
      </w:r>
      <w:r w:rsidR="00C348CA">
        <w:rPr>
          <w:lang w:val="en-CA"/>
        </w:rPr>
        <w:t xml:space="preserve"> </w:t>
      </w:r>
      <w:r>
        <w:rPr>
          <w:lang w:val="en-CA"/>
        </w:rPr>
        <w:t xml:space="preserve">binning: If a ROI is used with Binning, the end line </w:t>
      </w:r>
      <w:r w:rsidRPr="00A72C5E">
        <w:rPr>
          <w:u w:val="single"/>
          <w:lang w:val="en-CA"/>
        </w:rPr>
        <w:t>must</w:t>
      </w:r>
      <w:r>
        <w:rPr>
          <w:lang w:val="en-CA"/>
        </w:rPr>
        <w:t xml:space="preserve"> be </w:t>
      </w:r>
      <w:r w:rsidR="003C2064">
        <w:rPr>
          <w:lang w:val="en-CA"/>
        </w:rPr>
        <w:t>ODD</w:t>
      </w:r>
      <w:r w:rsidR="00C348CA">
        <w:rPr>
          <w:lang w:val="en-CA"/>
        </w:rPr>
        <w:t>.</w:t>
      </w:r>
    </w:p>
    <w:p w:rsidR="008D2727" w:rsidRPr="0043678C" w:rsidRDefault="008D2727" w:rsidP="001C1E0C">
      <w:pPr>
        <w:pStyle w:val="ListParagraph"/>
        <w:ind w:left="720"/>
        <w:rPr>
          <w:lang w:val="en-CA"/>
        </w:rPr>
      </w:pPr>
    </w:p>
    <w:p w:rsidR="00C31B04" w:rsidRPr="00C414DC" w:rsidRDefault="00C31B04" w:rsidP="00001EDE">
      <w:pPr>
        <w:pStyle w:val="Heading2"/>
      </w:pPr>
      <w:bookmarkStart w:id="42" w:name="_Toc505612592"/>
      <w:r w:rsidRPr="00C414DC">
        <w:t xml:space="preserve">Sensor </w:t>
      </w:r>
      <w:proofErr w:type="spellStart"/>
      <w:r w:rsidRPr="00C414DC">
        <w:t>Datapath</w:t>
      </w:r>
      <w:bookmarkEnd w:id="42"/>
      <w:proofErr w:type="spellEnd"/>
    </w:p>
    <w:p w:rsidR="00C31B04" w:rsidRPr="00C414DC" w:rsidRDefault="00C31B04" w:rsidP="00C31B04">
      <w:pPr>
        <w:rPr>
          <w:lang w:val="en-CA"/>
        </w:rPr>
      </w:pPr>
    </w:p>
    <w:p w:rsidR="00B17D47" w:rsidRPr="00C414DC" w:rsidRDefault="00914DC5" w:rsidP="00B17D47">
      <w:pPr>
        <w:jc w:val="both"/>
        <w:rPr>
          <w:lang w:val="en-CA"/>
        </w:rPr>
      </w:pPr>
      <w:r w:rsidRPr="00C414DC">
        <w:rPr>
          <w:lang w:val="en-CA"/>
        </w:rPr>
        <w:t xml:space="preserve">The following figure </w:t>
      </w:r>
      <w:r w:rsidR="00B17D47" w:rsidRPr="00C414DC">
        <w:rPr>
          <w:lang w:val="en-CA"/>
        </w:rPr>
        <w:t>shows the Acquisition Interface data flow</w:t>
      </w:r>
      <w:r w:rsidRPr="00C414DC">
        <w:rPr>
          <w:lang w:val="en-CA"/>
        </w:rPr>
        <w:t xml:space="preserve"> of a monochrome sensor in LVDS 4x configuration</w:t>
      </w:r>
      <w:r w:rsidR="00B17D47" w:rsidRPr="00C414DC">
        <w:rPr>
          <w:lang w:val="en-CA"/>
        </w:rPr>
        <w:t>.</w:t>
      </w:r>
    </w:p>
    <w:p w:rsidR="00B17D47" w:rsidRPr="00C414DC" w:rsidRDefault="00B17D47" w:rsidP="00B17D47">
      <w:pPr>
        <w:jc w:val="both"/>
        <w:rPr>
          <w:lang w:val="en-CA"/>
        </w:rPr>
      </w:pPr>
    </w:p>
    <w:p w:rsidR="00B17D47" w:rsidRPr="00C414DC" w:rsidRDefault="00E65E7F" w:rsidP="00B17D47">
      <w:pPr>
        <w:jc w:val="both"/>
        <w:rPr>
          <w:lang w:val="en-CA"/>
        </w:rPr>
      </w:pPr>
      <w:r w:rsidRPr="00C414DC">
        <w:rPr>
          <w:lang w:val="en-CA"/>
        </w:rPr>
        <w:object w:dxaOrig="15372" w:dyaOrig="9976">
          <v:shape id="_x0000_i1029" type="#_x0000_t75" style="width:370.55pt;height:240.45pt" o:ole="">
            <v:imagedata r:id="rId25" o:title=""/>
          </v:shape>
          <o:OLEObject Type="Embed" ProgID="Visio.Drawing.11" ShapeID="_x0000_i1029" DrawAspect="Content" ObjectID="_1579354410" r:id="rId26"/>
        </w:object>
      </w:r>
    </w:p>
    <w:p w:rsidR="00B17D47" w:rsidRPr="00C414DC" w:rsidRDefault="00B17D47" w:rsidP="00B17D47">
      <w:pPr>
        <w:pStyle w:val="Caption"/>
        <w:jc w:val="both"/>
        <w:rPr>
          <w:lang w:val="en-CA"/>
        </w:rPr>
      </w:pPr>
      <w:bookmarkStart w:id="43" w:name="_Ref401655244"/>
      <w:bookmarkStart w:id="44" w:name="_Ref401655175"/>
      <w:r w:rsidRPr="00C414DC">
        <w:rPr>
          <w:lang w:val="en-CA"/>
        </w:rPr>
        <w:t xml:space="preserve">Figure </w:t>
      </w:r>
      <w:r w:rsidRPr="00C414DC">
        <w:rPr>
          <w:lang w:val="en-CA"/>
        </w:rPr>
        <w:fldChar w:fldCharType="begin"/>
      </w:r>
      <w:r w:rsidRPr="00C414DC">
        <w:rPr>
          <w:lang w:val="en-CA"/>
        </w:rPr>
        <w:instrText xml:space="preserve"> SEQ Figure \* ARABIC </w:instrText>
      </w:r>
      <w:r w:rsidRPr="00C414DC">
        <w:rPr>
          <w:lang w:val="en-CA"/>
        </w:rPr>
        <w:fldChar w:fldCharType="separate"/>
      </w:r>
      <w:r w:rsidR="00E049D7">
        <w:rPr>
          <w:noProof/>
          <w:lang w:val="en-CA"/>
        </w:rPr>
        <w:t>12</w:t>
      </w:r>
      <w:r w:rsidRPr="00C414DC">
        <w:rPr>
          <w:lang w:val="en-CA"/>
        </w:rPr>
        <w:fldChar w:fldCharType="end"/>
      </w:r>
      <w:bookmarkEnd w:id="43"/>
      <w:r w:rsidRPr="00C414DC">
        <w:rPr>
          <w:lang w:val="en-CA"/>
        </w:rPr>
        <w:t xml:space="preserve"> </w:t>
      </w:r>
      <w:r w:rsidR="00914DC5" w:rsidRPr="00C414DC">
        <w:rPr>
          <w:lang w:val="en-CA"/>
        </w:rPr>
        <w:t xml:space="preserve">Monochrome </w:t>
      </w:r>
      <w:r w:rsidRPr="00C414DC">
        <w:rPr>
          <w:lang w:val="en-CA"/>
        </w:rPr>
        <w:t xml:space="preserve">Acquisition </w:t>
      </w:r>
      <w:proofErr w:type="spellStart"/>
      <w:r w:rsidRPr="00C414DC">
        <w:rPr>
          <w:lang w:val="en-CA"/>
        </w:rPr>
        <w:t>datapath</w:t>
      </w:r>
      <w:proofErr w:type="spellEnd"/>
      <w:r w:rsidRPr="00C414DC">
        <w:rPr>
          <w:lang w:val="en-CA"/>
        </w:rPr>
        <w:t xml:space="preserve"> interface block diagram</w:t>
      </w:r>
      <w:bookmarkEnd w:id="44"/>
    </w:p>
    <w:p w:rsidR="00914DC5" w:rsidRPr="00C414DC" w:rsidRDefault="00914DC5">
      <w:pPr>
        <w:spacing w:after="0"/>
        <w:rPr>
          <w:lang w:val="en-CA"/>
        </w:rPr>
      </w:pPr>
      <w:r w:rsidRPr="00C414DC">
        <w:rPr>
          <w:lang w:val="en-CA"/>
        </w:rPr>
        <w:br w:type="page"/>
      </w:r>
    </w:p>
    <w:p w:rsidR="00914DC5" w:rsidRPr="00C414DC" w:rsidRDefault="00914DC5" w:rsidP="00B17D47">
      <w:pPr>
        <w:rPr>
          <w:lang w:val="en-CA"/>
        </w:rPr>
      </w:pPr>
    </w:p>
    <w:p w:rsidR="00914DC5" w:rsidRPr="00C414DC" w:rsidRDefault="00914DC5" w:rsidP="00914DC5">
      <w:pPr>
        <w:jc w:val="both"/>
        <w:rPr>
          <w:lang w:val="en-CA"/>
        </w:rPr>
      </w:pPr>
      <w:r w:rsidRPr="00C414DC">
        <w:rPr>
          <w:lang w:val="en-CA"/>
        </w:rPr>
        <w:t>The following figure shows the Acquisition Interface data flow of a color sensor in LVDS 1x configuration.</w:t>
      </w:r>
    </w:p>
    <w:p w:rsidR="00914DC5" w:rsidRPr="00C414DC" w:rsidRDefault="00914DC5" w:rsidP="00914DC5">
      <w:pPr>
        <w:jc w:val="both"/>
        <w:rPr>
          <w:lang w:val="en-CA"/>
        </w:rPr>
      </w:pPr>
    </w:p>
    <w:p w:rsidR="00914DC5" w:rsidRPr="00C414DC" w:rsidRDefault="00526028" w:rsidP="00914DC5">
      <w:pPr>
        <w:keepNext/>
        <w:rPr>
          <w:lang w:val="en-CA"/>
        </w:rPr>
      </w:pPr>
      <w:r w:rsidRPr="00C414DC">
        <w:rPr>
          <w:lang w:val="en-CA"/>
        </w:rPr>
        <w:object w:dxaOrig="15372" w:dyaOrig="9976">
          <v:shape id="_x0000_i1030" type="#_x0000_t75" style="width:475.8pt;height:308.7pt" o:ole="">
            <v:imagedata r:id="rId27" o:title=""/>
          </v:shape>
          <o:OLEObject Type="Embed" ProgID="Visio.Drawing.11" ShapeID="_x0000_i1030" DrawAspect="Content" ObjectID="_1579354411" r:id="rId28"/>
        </w:object>
      </w:r>
    </w:p>
    <w:p w:rsidR="00914DC5" w:rsidRPr="00C414DC" w:rsidRDefault="00914DC5" w:rsidP="00914DC5">
      <w:pPr>
        <w:pStyle w:val="Caption"/>
        <w:rPr>
          <w:lang w:val="en-CA"/>
        </w:rPr>
      </w:pPr>
      <w:bookmarkStart w:id="45" w:name="_Ref401655254"/>
      <w:r w:rsidRPr="00C414DC">
        <w:rPr>
          <w:lang w:val="en-CA"/>
        </w:rPr>
        <w:t xml:space="preserve">Figure </w:t>
      </w:r>
      <w:r w:rsidR="009C046B" w:rsidRPr="00C414DC">
        <w:rPr>
          <w:lang w:val="en-CA"/>
        </w:rPr>
        <w:fldChar w:fldCharType="begin"/>
      </w:r>
      <w:r w:rsidR="009C046B" w:rsidRPr="00C414DC">
        <w:rPr>
          <w:lang w:val="en-CA"/>
        </w:rPr>
        <w:instrText xml:space="preserve"> SEQ Figure \* ARABIC </w:instrText>
      </w:r>
      <w:r w:rsidR="009C046B" w:rsidRPr="00C414DC">
        <w:rPr>
          <w:lang w:val="en-CA"/>
        </w:rPr>
        <w:fldChar w:fldCharType="separate"/>
      </w:r>
      <w:r w:rsidR="00E049D7">
        <w:rPr>
          <w:noProof/>
          <w:lang w:val="en-CA"/>
        </w:rPr>
        <w:t>13</w:t>
      </w:r>
      <w:r w:rsidR="009C046B" w:rsidRPr="00C414DC">
        <w:rPr>
          <w:noProof/>
          <w:lang w:val="en-CA"/>
        </w:rPr>
        <w:fldChar w:fldCharType="end"/>
      </w:r>
      <w:bookmarkEnd w:id="45"/>
      <w:r w:rsidRPr="00C414DC">
        <w:rPr>
          <w:lang w:val="en-CA"/>
        </w:rPr>
        <w:t xml:space="preserve"> Color Acquisition </w:t>
      </w:r>
      <w:proofErr w:type="spellStart"/>
      <w:r w:rsidRPr="00C414DC">
        <w:rPr>
          <w:lang w:val="en-CA"/>
        </w:rPr>
        <w:t>datapath</w:t>
      </w:r>
      <w:proofErr w:type="spellEnd"/>
      <w:r w:rsidRPr="00C414DC">
        <w:rPr>
          <w:lang w:val="en-CA"/>
        </w:rPr>
        <w:t xml:space="preserve"> interface block diagram</w:t>
      </w:r>
    </w:p>
    <w:p w:rsidR="00914DC5" w:rsidRPr="00C414DC" w:rsidRDefault="00914DC5" w:rsidP="00B17D47">
      <w:pPr>
        <w:rPr>
          <w:lang w:val="en-CA"/>
        </w:rPr>
      </w:pPr>
    </w:p>
    <w:p w:rsidR="00B17D47" w:rsidRPr="00C414DC" w:rsidRDefault="00B17D47" w:rsidP="00B17D47">
      <w:pPr>
        <w:rPr>
          <w:lang w:val="en-CA"/>
        </w:rPr>
      </w:pPr>
      <w:r w:rsidRPr="00C414DC">
        <w:rPr>
          <w:lang w:val="en-CA"/>
        </w:rPr>
        <w:t xml:space="preserve">We have design choices to make related to the sensor connection. We can connect between 1 to 8 channels (in power of 2), yielding to various maximal frame rates, as shown below in </w:t>
      </w:r>
      <w:r w:rsidRPr="00C414DC">
        <w:rPr>
          <w:lang w:val="en-CA"/>
        </w:rPr>
        <w:fldChar w:fldCharType="begin"/>
      </w:r>
      <w:r w:rsidRPr="00C414DC">
        <w:rPr>
          <w:lang w:val="en-CA"/>
        </w:rPr>
        <w:instrText xml:space="preserve"> REF _Ref398044318 \h </w:instrText>
      </w:r>
      <w:r w:rsidRPr="00C414DC">
        <w:rPr>
          <w:lang w:val="en-CA"/>
        </w:rPr>
      </w:r>
      <w:r w:rsidRPr="00C414DC">
        <w:rPr>
          <w:lang w:val="en-CA"/>
        </w:rPr>
        <w:fldChar w:fldCharType="separate"/>
      </w:r>
      <w:r w:rsidR="00296899" w:rsidRPr="00C414DC">
        <w:rPr>
          <w:lang w:val="en-CA"/>
        </w:rPr>
        <w:t xml:space="preserve">Table </w:t>
      </w:r>
      <w:r w:rsidR="00296899">
        <w:rPr>
          <w:noProof/>
          <w:lang w:val="en-CA"/>
        </w:rPr>
        <w:t>1</w:t>
      </w:r>
      <w:r w:rsidRPr="00C414DC">
        <w:rPr>
          <w:lang w:val="en-CA"/>
        </w:rPr>
        <w:fldChar w:fldCharType="end"/>
      </w:r>
      <w:r w:rsidR="00570199" w:rsidRPr="00C414DC">
        <w:rPr>
          <w:lang w:val="en-CA"/>
        </w:rPr>
        <w:t xml:space="preserve"> on page </w:t>
      </w:r>
      <w:r w:rsidR="00570199" w:rsidRPr="00C414DC">
        <w:rPr>
          <w:lang w:val="en-CA"/>
        </w:rPr>
        <w:fldChar w:fldCharType="begin"/>
      </w:r>
      <w:r w:rsidR="00570199" w:rsidRPr="00C414DC">
        <w:rPr>
          <w:lang w:val="en-CA"/>
        </w:rPr>
        <w:instrText xml:space="preserve"> PAGEREF _Ref401563644 \h </w:instrText>
      </w:r>
      <w:r w:rsidR="00570199" w:rsidRPr="00C414DC">
        <w:rPr>
          <w:lang w:val="en-CA"/>
        </w:rPr>
      </w:r>
      <w:r w:rsidR="00570199" w:rsidRPr="00C414DC">
        <w:rPr>
          <w:lang w:val="en-CA"/>
        </w:rPr>
        <w:fldChar w:fldCharType="separate"/>
      </w:r>
      <w:r w:rsidR="00296899">
        <w:rPr>
          <w:noProof/>
          <w:lang w:val="en-CA"/>
        </w:rPr>
        <w:t>16</w:t>
      </w:r>
      <w:r w:rsidR="00570199" w:rsidRPr="00C414DC">
        <w:rPr>
          <w:lang w:val="en-CA"/>
        </w:rPr>
        <w:fldChar w:fldCharType="end"/>
      </w:r>
      <w:r w:rsidR="00570199" w:rsidRPr="00C414DC">
        <w:rPr>
          <w:lang w:val="en-CA"/>
        </w:rPr>
        <w:t>.</w:t>
      </w:r>
    </w:p>
    <w:p w:rsidR="00526028" w:rsidRDefault="00526028" w:rsidP="00526028">
      <w:pPr>
        <w:pStyle w:val="Heading1"/>
        <w:rPr>
          <w:lang w:val="en-CA"/>
        </w:rPr>
      </w:pPr>
      <w:bookmarkStart w:id="46" w:name="_Toc505612593"/>
      <w:r>
        <w:rPr>
          <w:lang w:val="en-CA"/>
        </w:rPr>
        <w:t xml:space="preserve">DMA and </w:t>
      </w:r>
      <w:proofErr w:type="spellStart"/>
      <w:r>
        <w:rPr>
          <w:lang w:val="en-CA"/>
        </w:rPr>
        <w:t>PCIe</w:t>
      </w:r>
      <w:proofErr w:type="spellEnd"/>
      <w:r>
        <w:rPr>
          <w:lang w:val="en-CA"/>
        </w:rPr>
        <w:t xml:space="preserve"> interface</w:t>
      </w:r>
      <w:bookmarkEnd w:id="46"/>
    </w:p>
    <w:p w:rsidR="00526028" w:rsidRPr="00C414DC" w:rsidRDefault="00526028" w:rsidP="00526028">
      <w:pPr>
        <w:rPr>
          <w:lang w:val="en-CA"/>
        </w:rPr>
      </w:pPr>
      <w:r>
        <w:rPr>
          <w:lang w:val="en-CA"/>
        </w:rPr>
        <w:t xml:space="preserve">The </w:t>
      </w:r>
      <w:proofErr w:type="spellStart"/>
      <w:r>
        <w:rPr>
          <w:lang w:val="en-CA"/>
        </w:rPr>
        <w:t>PCIe</w:t>
      </w:r>
      <w:proofErr w:type="spellEnd"/>
      <w:r>
        <w:rPr>
          <w:lang w:val="en-CA"/>
        </w:rPr>
        <w:t xml:space="preserve"> interface enables the host processor to interact with the acquisition FPGA. It gives access to the host to a register interface through a single PCI BAR. This interface also pushes the image data to the host memory. Finally, this interface is used to transmit interrupts to the host.</w:t>
      </w:r>
    </w:p>
    <w:p w:rsidR="00C31B04" w:rsidRDefault="00526028" w:rsidP="001C1E0C">
      <w:pPr>
        <w:pStyle w:val="Heading2"/>
      </w:pPr>
      <w:bookmarkStart w:id="47" w:name="_Toc505612594"/>
      <w:r>
        <w:t>DMA</w:t>
      </w:r>
      <w:bookmarkEnd w:id="47"/>
    </w:p>
    <w:p w:rsidR="00E65E7F" w:rsidRDefault="00E65E7F" w:rsidP="00C31B04">
      <w:pPr>
        <w:rPr>
          <w:lang w:val="en-CA"/>
        </w:rPr>
      </w:pPr>
      <w:r>
        <w:rPr>
          <w:lang w:val="en-CA"/>
        </w:rPr>
        <w:t xml:space="preserve">The DMA receives data in lines from the acquisition section and pushes it on the host system as fast as possible. The clock domain crossing is done through a shared memory, as shown above in </w:t>
      </w:r>
      <w:r>
        <w:rPr>
          <w:lang w:val="en-CA"/>
        </w:rPr>
        <w:fldChar w:fldCharType="begin"/>
      </w:r>
      <w:r>
        <w:rPr>
          <w:lang w:val="en-CA"/>
        </w:rPr>
        <w:instrText xml:space="preserve"> REF _Ref401655244 \h </w:instrText>
      </w:r>
      <w:r>
        <w:rPr>
          <w:lang w:val="en-CA"/>
        </w:rPr>
      </w:r>
      <w:r>
        <w:rPr>
          <w:lang w:val="en-CA"/>
        </w:rPr>
        <w:fldChar w:fldCharType="separate"/>
      </w:r>
      <w:r w:rsidR="00296899" w:rsidRPr="00C414DC">
        <w:rPr>
          <w:lang w:val="en-CA"/>
        </w:rPr>
        <w:t xml:space="preserve">Figure </w:t>
      </w:r>
      <w:r w:rsidR="00296899">
        <w:rPr>
          <w:noProof/>
          <w:lang w:val="en-CA"/>
        </w:rPr>
        <w:t>12</w:t>
      </w:r>
      <w:r>
        <w:rPr>
          <w:lang w:val="en-CA"/>
        </w:rPr>
        <w:fldChar w:fldCharType="end"/>
      </w:r>
      <w:r>
        <w:rPr>
          <w:lang w:val="en-CA"/>
        </w:rPr>
        <w:t xml:space="preserve"> and </w:t>
      </w:r>
      <w:r>
        <w:rPr>
          <w:lang w:val="en-CA"/>
        </w:rPr>
        <w:fldChar w:fldCharType="begin"/>
      </w:r>
      <w:r>
        <w:rPr>
          <w:lang w:val="en-CA"/>
        </w:rPr>
        <w:instrText xml:space="preserve"> REF _Ref401655254 \h </w:instrText>
      </w:r>
      <w:r>
        <w:rPr>
          <w:lang w:val="en-CA"/>
        </w:rPr>
      </w:r>
      <w:r>
        <w:rPr>
          <w:lang w:val="en-CA"/>
        </w:rPr>
        <w:fldChar w:fldCharType="separate"/>
      </w:r>
      <w:r w:rsidR="00296899" w:rsidRPr="00C414DC">
        <w:rPr>
          <w:lang w:val="en-CA"/>
        </w:rPr>
        <w:t xml:space="preserve">Figure </w:t>
      </w:r>
      <w:r w:rsidR="00296899">
        <w:rPr>
          <w:noProof/>
          <w:lang w:val="en-CA"/>
        </w:rPr>
        <w:t>13</w:t>
      </w:r>
      <w:r>
        <w:rPr>
          <w:lang w:val="en-CA"/>
        </w:rPr>
        <w:fldChar w:fldCharType="end"/>
      </w:r>
      <w:r>
        <w:rPr>
          <w:lang w:val="en-CA"/>
        </w:rPr>
        <w:t>. That shared memory must hold at least 2 lines of data. To support the worst case color space (BGRa32) with the largest sensor we need:</w:t>
      </w:r>
    </w:p>
    <w:p w:rsidR="00E65E7F" w:rsidRPr="003A52A7" w:rsidRDefault="000A2598" w:rsidP="00C31B04">
      <w:pPr>
        <w:rPr>
          <w:lang w:val="en-CA"/>
        </w:rPr>
      </w:pPr>
      <m:oMathPara>
        <m:oMath>
          <m:r>
            <w:rPr>
              <w:rFonts w:ascii="Cambria Math" w:hAnsi="Cambria Math"/>
              <w:lang w:val="en-CA"/>
            </w:rPr>
            <m:t xml:space="preserve">SharedMemorySize=2592 </m:t>
          </m:r>
          <m:f>
            <m:fPr>
              <m:ctrlPr>
                <w:rPr>
                  <w:rFonts w:ascii="Cambria Math" w:hAnsi="Cambria Math"/>
                  <w:i/>
                  <w:lang w:val="en-CA"/>
                </w:rPr>
              </m:ctrlPr>
            </m:fPr>
            <m:num>
              <m:r>
                <w:rPr>
                  <w:rFonts w:ascii="Cambria Math" w:hAnsi="Cambria Math"/>
                  <w:lang w:val="en-CA"/>
                </w:rPr>
                <m:t>pix</m:t>
              </m:r>
            </m:num>
            <m:den>
              <m:r>
                <w:rPr>
                  <w:rFonts w:ascii="Cambria Math" w:hAnsi="Cambria Math"/>
                  <w:lang w:val="en-CA"/>
                </w:rPr>
                <m:t>line</m:t>
              </m:r>
            </m:den>
          </m:f>
          <m:r>
            <w:rPr>
              <w:rFonts w:ascii="Cambria Math" w:hAnsi="Cambria Math"/>
              <w:lang w:val="en-CA"/>
            </w:rPr>
            <m:t xml:space="preserve">×4 </m:t>
          </m:r>
          <m:f>
            <m:fPr>
              <m:ctrlPr>
                <w:rPr>
                  <w:rFonts w:ascii="Cambria Math" w:hAnsi="Cambria Math"/>
                  <w:i/>
                  <w:lang w:val="en-CA"/>
                </w:rPr>
              </m:ctrlPr>
            </m:fPr>
            <m:num>
              <m:r>
                <w:rPr>
                  <w:rFonts w:ascii="Cambria Math" w:hAnsi="Cambria Math"/>
                  <w:lang w:val="en-CA"/>
                </w:rPr>
                <m:t>byte</m:t>
              </m:r>
            </m:num>
            <m:den>
              <m:r>
                <w:rPr>
                  <w:rFonts w:ascii="Cambria Math" w:hAnsi="Cambria Math"/>
                  <w:lang w:val="en-CA"/>
                </w:rPr>
                <m:t>pix</m:t>
              </m:r>
            </m:den>
          </m:f>
          <m:r>
            <w:rPr>
              <w:rFonts w:ascii="Cambria Math" w:hAnsi="Cambria Math"/>
              <w:lang w:val="en-CA"/>
            </w:rPr>
            <m:t>×2 line=20736 bytes</m:t>
          </m:r>
        </m:oMath>
      </m:oMathPara>
    </w:p>
    <w:p w:rsidR="003A52A7" w:rsidRDefault="003A52A7" w:rsidP="00C31B04">
      <w:pPr>
        <w:rPr>
          <w:lang w:val="en-CA"/>
        </w:rPr>
      </w:pPr>
      <w:r>
        <w:rPr>
          <w:lang w:val="en-CA"/>
        </w:rPr>
        <w:lastRenderedPageBreak/>
        <w:t>That can be fitted in 8 BRAM, if we round up to the next power of 2</w:t>
      </w:r>
      <w:r w:rsidR="0051382A">
        <w:rPr>
          <w:lang w:val="en-CA"/>
        </w:rPr>
        <w:t xml:space="preserve"> to keep each line aligned on power of 2 and each component (in the planar case) aligned on a power of 2. We </w:t>
      </w:r>
      <w:r w:rsidR="0051382A" w:rsidRPr="001C1E0C">
        <w:rPr>
          <w:i/>
          <w:u w:val="single"/>
          <w:lang w:val="en-CA"/>
        </w:rPr>
        <w:t>could</w:t>
      </w:r>
      <w:r w:rsidR="0051382A">
        <w:rPr>
          <w:lang w:val="en-CA"/>
        </w:rPr>
        <w:t xml:space="preserve"> consider the use of only 6 BRAM and strange address generation at design time if the design becomes limited by the number of BRAM.</w:t>
      </w:r>
    </w:p>
    <w:p w:rsidR="0051382A" w:rsidRDefault="0051382A" w:rsidP="0051382A">
      <w:pPr>
        <w:rPr>
          <w:lang w:val="en-CA"/>
        </w:rPr>
      </w:pPr>
    </w:p>
    <w:p w:rsidR="00431F86" w:rsidRDefault="00431F86" w:rsidP="0051382A">
      <w:pPr>
        <w:rPr>
          <w:lang w:val="en-CA"/>
        </w:rPr>
      </w:pPr>
      <w:r>
        <w:rPr>
          <w:lang w:val="en-CA"/>
        </w:rPr>
        <w:t>The DMA engine is slave to the Acquisition Controller. It receives the DMA parameter from the controller. Those parameters are:</w:t>
      </w:r>
    </w:p>
    <w:p w:rsidR="00431F86" w:rsidRDefault="00431F86" w:rsidP="001C1E0C">
      <w:pPr>
        <w:pStyle w:val="ListParagraph"/>
        <w:numPr>
          <w:ilvl w:val="0"/>
          <w:numId w:val="24"/>
        </w:numPr>
        <w:rPr>
          <w:lang w:val="en-CA"/>
        </w:rPr>
      </w:pPr>
      <w:r>
        <w:rPr>
          <w:lang w:val="en-CA"/>
        </w:rPr>
        <w:t xml:space="preserve">Host write address (up to 64 bits, </w:t>
      </w:r>
      <w:r w:rsidR="007B1359">
        <w:rPr>
          <w:lang w:val="en-CA"/>
        </w:rPr>
        <w:t>up to 3 addresses for planar mode).</w:t>
      </w:r>
    </w:p>
    <w:p w:rsidR="007B1359" w:rsidRDefault="007B1359" w:rsidP="001C1E0C">
      <w:pPr>
        <w:pStyle w:val="ListParagraph"/>
        <w:numPr>
          <w:ilvl w:val="0"/>
          <w:numId w:val="24"/>
        </w:numPr>
        <w:rPr>
          <w:lang w:val="en-CA"/>
        </w:rPr>
      </w:pPr>
      <w:r>
        <w:rPr>
          <w:lang w:val="en-CA"/>
        </w:rPr>
        <w:t>Host line pitch (16 bits)</w:t>
      </w:r>
    </w:p>
    <w:p w:rsidR="007B1359" w:rsidRPr="00431F86" w:rsidRDefault="007B1359" w:rsidP="001C1E0C">
      <w:pPr>
        <w:pStyle w:val="ListParagraph"/>
        <w:numPr>
          <w:ilvl w:val="0"/>
          <w:numId w:val="24"/>
        </w:numPr>
        <w:rPr>
          <w:lang w:val="en-CA"/>
        </w:rPr>
      </w:pPr>
      <w:r>
        <w:rPr>
          <w:lang w:val="en-CA"/>
        </w:rPr>
        <w:t>Host line size (sensor dependant maximum, up to 14 bits)</w:t>
      </w:r>
    </w:p>
    <w:p w:rsidR="00431F86" w:rsidRDefault="00431F86" w:rsidP="0051382A">
      <w:pPr>
        <w:rPr>
          <w:lang w:val="en-CA"/>
        </w:rPr>
      </w:pPr>
    </w:p>
    <w:p w:rsidR="0051382A" w:rsidRDefault="0051382A" w:rsidP="0051382A">
      <w:pPr>
        <w:rPr>
          <w:lang w:val="en-CA"/>
        </w:rPr>
      </w:pPr>
      <w:r>
        <w:rPr>
          <w:lang w:val="en-CA"/>
        </w:rPr>
        <w:t xml:space="preserve">The handshake between the sensor clock domain and the </w:t>
      </w:r>
      <w:proofErr w:type="spellStart"/>
      <w:r>
        <w:rPr>
          <w:lang w:val="en-CA"/>
        </w:rPr>
        <w:t>PCIe</w:t>
      </w:r>
      <w:proofErr w:type="spellEnd"/>
      <w:r>
        <w:rPr>
          <w:lang w:val="en-CA"/>
        </w:rPr>
        <w:t xml:space="preserve"> clock domain is done on a line basis. This removes</w:t>
      </w:r>
      <w:r w:rsidR="001270FD">
        <w:rPr>
          <w:lang w:val="en-CA"/>
        </w:rPr>
        <w:t xml:space="preserve"> the complexity and imprecision of </w:t>
      </w:r>
      <w:proofErr w:type="spellStart"/>
      <w:proofErr w:type="gramStart"/>
      <w:r w:rsidR="001270FD">
        <w:rPr>
          <w:lang w:val="en-CA"/>
        </w:rPr>
        <w:t>fifo</w:t>
      </w:r>
      <w:proofErr w:type="spellEnd"/>
      <w:proofErr w:type="gramEnd"/>
      <w:r w:rsidR="001270FD">
        <w:rPr>
          <w:lang w:val="en-CA"/>
        </w:rPr>
        <w:t xml:space="preserve"> count going from one clock domain to the other. This adds </w:t>
      </w:r>
      <w:r w:rsidR="00FE190F">
        <w:rPr>
          <w:lang w:val="en-CA"/>
        </w:rPr>
        <w:t>one</w:t>
      </w:r>
      <w:r w:rsidR="001270FD">
        <w:rPr>
          <w:lang w:val="en-CA"/>
        </w:rPr>
        <w:t xml:space="preserve">-line latency to the transfer, which is a great improvement over the </w:t>
      </w:r>
      <w:proofErr w:type="spellStart"/>
      <w:r w:rsidR="001270FD">
        <w:rPr>
          <w:lang w:val="en-CA"/>
        </w:rPr>
        <w:t>IrisGT</w:t>
      </w:r>
      <w:proofErr w:type="spellEnd"/>
      <w:r w:rsidR="001270FD">
        <w:rPr>
          <w:lang w:val="en-CA"/>
        </w:rPr>
        <w:t xml:space="preserve"> implementation (about 1/3 of the frame latency, controlled by dividing DMA in multiple regions).</w:t>
      </w:r>
      <w:r w:rsidR="00431F86">
        <w:rPr>
          <w:lang w:val="en-CA"/>
        </w:rPr>
        <w:t xml:space="preserve"> This is shown below:</w:t>
      </w:r>
    </w:p>
    <w:p w:rsidR="001270FD" w:rsidRDefault="001270FD" w:rsidP="0051382A">
      <w:pPr>
        <w:rPr>
          <w:lang w:val="en-CA"/>
        </w:rPr>
      </w:pPr>
    </w:p>
    <w:p w:rsidR="00431F86" w:rsidRDefault="00431F86" w:rsidP="001C1E0C">
      <w:pPr>
        <w:keepNext/>
      </w:pPr>
      <w:r>
        <w:rPr>
          <w:lang w:val="en-CA"/>
        </w:rPr>
        <w:object w:dxaOrig="7245" w:dyaOrig="4365">
          <v:shape id="_x0000_i1031" type="#_x0000_t75" style="width:362.25pt;height:218.25pt" o:ole="">
            <v:imagedata r:id="rId29" o:title=""/>
          </v:shape>
          <o:OLEObject Type="Embed" ProgID="Visio.Drawing.11" ShapeID="_x0000_i1031" DrawAspect="Content" ObjectID="_1579354412" r:id="rId30"/>
        </w:object>
      </w:r>
    </w:p>
    <w:p w:rsidR="001270FD" w:rsidRPr="00C414DC" w:rsidRDefault="00431F86" w:rsidP="001C1E0C">
      <w:pPr>
        <w:pStyle w:val="Caption"/>
        <w:rPr>
          <w:lang w:val="en-CA"/>
        </w:rPr>
      </w:pPr>
      <w:r w:rsidRPr="001C1E0C">
        <w:rPr>
          <w:lang w:val="en-CA"/>
        </w:rPr>
        <w:t xml:space="preserve">Figure </w:t>
      </w:r>
      <w:r>
        <w:fldChar w:fldCharType="begin"/>
      </w:r>
      <w:r w:rsidRPr="001C1E0C">
        <w:rPr>
          <w:lang w:val="en-CA"/>
        </w:rPr>
        <w:instrText xml:space="preserve"> SEQ Figure \* ARABIC </w:instrText>
      </w:r>
      <w:r>
        <w:fldChar w:fldCharType="separate"/>
      </w:r>
      <w:r w:rsidR="00E049D7">
        <w:rPr>
          <w:noProof/>
          <w:lang w:val="en-CA"/>
        </w:rPr>
        <w:t>14</w:t>
      </w:r>
      <w:r>
        <w:fldChar w:fldCharType="end"/>
      </w:r>
      <w:r w:rsidRPr="001C1E0C">
        <w:rPr>
          <w:lang w:val="en-CA"/>
        </w:rPr>
        <w:t xml:space="preserve"> Pixel to PCI clock domain </w:t>
      </w:r>
      <w:proofErr w:type="spellStart"/>
      <w:r w:rsidRPr="001C1E0C">
        <w:rPr>
          <w:lang w:val="en-CA"/>
        </w:rPr>
        <w:t>handskake</w:t>
      </w:r>
      <w:proofErr w:type="spellEnd"/>
    </w:p>
    <w:p w:rsidR="0051382A" w:rsidRDefault="0051382A" w:rsidP="00C31B04">
      <w:pPr>
        <w:rPr>
          <w:lang w:val="en-CA"/>
        </w:rPr>
      </w:pPr>
    </w:p>
    <w:p w:rsidR="00431F86" w:rsidRDefault="00431F86" w:rsidP="00C31B04">
      <w:pPr>
        <w:rPr>
          <w:lang w:val="en-CA"/>
        </w:rPr>
      </w:pPr>
      <w:r>
        <w:rPr>
          <w:lang w:val="en-CA"/>
        </w:rPr>
        <w:t xml:space="preserve">When a whole line is written in the shared ram, the logic on the pixel clock domain raises a Line Ready signal.  That signal is resynchronized into the </w:t>
      </w:r>
      <w:proofErr w:type="spellStart"/>
      <w:r>
        <w:rPr>
          <w:lang w:val="en-CA"/>
        </w:rPr>
        <w:t>PCIe</w:t>
      </w:r>
      <w:proofErr w:type="spellEnd"/>
      <w:r>
        <w:rPr>
          <w:lang w:val="en-CA"/>
        </w:rPr>
        <w:t xml:space="preserve"> clock domain which starts the </w:t>
      </w:r>
      <w:proofErr w:type="spellStart"/>
      <w:r>
        <w:rPr>
          <w:lang w:val="en-CA"/>
        </w:rPr>
        <w:t>PCIe</w:t>
      </w:r>
      <w:proofErr w:type="spellEnd"/>
      <w:r>
        <w:rPr>
          <w:lang w:val="en-CA"/>
        </w:rPr>
        <w:t xml:space="preserve"> transfer of the line.  At that time</w:t>
      </w:r>
      <w:r w:rsidR="007B1359">
        <w:rPr>
          <w:lang w:val="en-CA"/>
        </w:rPr>
        <w:t>, the DMA parameters described above (host address, etc</w:t>
      </w:r>
      <w:r w:rsidR="00A55794">
        <w:rPr>
          <w:lang w:val="en-CA"/>
        </w:rPr>
        <w:t>.</w:t>
      </w:r>
      <w:r w:rsidR="007B1359">
        <w:rPr>
          <w:lang w:val="en-CA"/>
        </w:rPr>
        <w:t>) must be stable. The Line Ready must stay active.</w:t>
      </w:r>
    </w:p>
    <w:p w:rsidR="007B1359" w:rsidRDefault="007B1359" w:rsidP="00C31B04">
      <w:pPr>
        <w:rPr>
          <w:lang w:val="en-CA"/>
        </w:rPr>
      </w:pPr>
    </w:p>
    <w:p w:rsidR="007B1359" w:rsidRDefault="007B1359" w:rsidP="00C31B04">
      <w:pPr>
        <w:rPr>
          <w:lang w:val="en-CA"/>
        </w:rPr>
      </w:pPr>
      <w:r>
        <w:rPr>
          <w:lang w:val="en-CA"/>
        </w:rPr>
        <w:t xml:space="preserve">When the transfer is completed on the </w:t>
      </w:r>
      <w:proofErr w:type="spellStart"/>
      <w:r>
        <w:rPr>
          <w:lang w:val="en-CA"/>
        </w:rPr>
        <w:t>PCIe</w:t>
      </w:r>
      <w:proofErr w:type="spellEnd"/>
      <w:r>
        <w:rPr>
          <w:lang w:val="en-CA"/>
        </w:rPr>
        <w:t>, the DMA asserts the Line Transferred signal.  The pixel clock domain logic then acknowledges that completion by lowering its Line Ready signal.  The DMA, upon detecting a de-asserted Line Ready, then de-asserts its Line Transferred.  The cycle can start again when the next line has been completely written in the shared memory.</w:t>
      </w:r>
    </w:p>
    <w:p w:rsidR="00431F86" w:rsidRDefault="00431F86" w:rsidP="00C31B04">
      <w:pPr>
        <w:rPr>
          <w:lang w:val="en-CA"/>
        </w:rPr>
      </w:pPr>
    </w:p>
    <w:p w:rsidR="00D57850" w:rsidRPr="00CE12F7" w:rsidRDefault="0051382A" w:rsidP="006609A7">
      <w:r w:rsidRPr="006609A7">
        <w:rPr>
          <w:lang w:val="en-CA"/>
        </w:rPr>
        <w:t xml:space="preserve">All the formatting and color space conversion is done at the entrance of the Simple Dual Port shared memory, so the DMA engine does not have to alter the data in any ways: it does not suppress some bytes at the beginning of the line, does not subsample the data and does not re-order data. </w:t>
      </w:r>
    </w:p>
    <w:p w:rsidR="00081F77" w:rsidRDefault="00081F77" w:rsidP="001C1E0C">
      <w:pPr>
        <w:pStyle w:val="Heading2"/>
      </w:pPr>
      <w:bookmarkStart w:id="48" w:name="_Toc505612595"/>
      <w:proofErr w:type="spellStart"/>
      <w:r>
        <w:lastRenderedPageBreak/>
        <w:t>PCIe</w:t>
      </w:r>
      <w:proofErr w:type="spellEnd"/>
      <w:r>
        <w:t xml:space="preserve"> Target</w:t>
      </w:r>
      <w:bookmarkEnd w:id="48"/>
    </w:p>
    <w:p w:rsidR="005B42D9" w:rsidRDefault="00081F77" w:rsidP="00081F77">
      <w:pPr>
        <w:rPr>
          <w:lang w:val="en-CA"/>
        </w:rPr>
      </w:pPr>
      <w:r>
        <w:rPr>
          <w:lang w:val="en-CA"/>
        </w:rPr>
        <w:t>A single BAR gives access to FPGA registers. It is prefetchable</w:t>
      </w:r>
      <w:r w:rsidR="005B42D9">
        <w:rPr>
          <w:lang w:val="en-CA"/>
        </w:rPr>
        <w:t xml:space="preserve">. It supports write up to the maximal TLP size. It supports read for up to the value allowed by the </w:t>
      </w:r>
      <w:proofErr w:type="spellStart"/>
      <w:r w:rsidR="005B42D9">
        <w:rPr>
          <w:lang w:val="en-CA"/>
        </w:rPr>
        <w:t>PCIe</w:t>
      </w:r>
      <w:proofErr w:type="spellEnd"/>
      <w:r w:rsidR="005B42D9">
        <w:rPr>
          <w:lang w:val="en-CA"/>
        </w:rPr>
        <w:t xml:space="preserve"> specification, 4 </w:t>
      </w:r>
      <w:proofErr w:type="spellStart"/>
      <w:r w:rsidR="005B42D9">
        <w:rPr>
          <w:lang w:val="en-CA"/>
        </w:rPr>
        <w:t>kbytes</w:t>
      </w:r>
      <w:proofErr w:type="spellEnd"/>
      <w:r w:rsidR="005B42D9">
        <w:rPr>
          <w:lang w:val="en-CA"/>
        </w:rPr>
        <w:t xml:space="preserve">.  In all cases, the </w:t>
      </w:r>
      <w:proofErr w:type="spellStart"/>
      <w:r w:rsidR="005B42D9">
        <w:rPr>
          <w:lang w:val="en-CA"/>
        </w:rPr>
        <w:t>PCIe</w:t>
      </w:r>
      <w:proofErr w:type="spellEnd"/>
      <w:r w:rsidR="005B42D9">
        <w:rPr>
          <w:lang w:val="en-CA"/>
        </w:rPr>
        <w:t xml:space="preserve"> target engine splits all accessed into multiple accesses (32 or 64 bits) on the internal register bus accessing the generated register file.</w:t>
      </w:r>
    </w:p>
    <w:p w:rsidR="005B42D9" w:rsidRDefault="005B42D9" w:rsidP="00081F77">
      <w:pPr>
        <w:rPr>
          <w:lang w:val="en-CA"/>
        </w:rPr>
      </w:pPr>
    </w:p>
    <w:p w:rsidR="005B42D9" w:rsidRDefault="005B42D9" w:rsidP="00081F77">
      <w:pPr>
        <w:rPr>
          <w:lang w:val="en-CA"/>
        </w:rPr>
      </w:pPr>
      <w:r>
        <w:rPr>
          <w:lang w:val="en-CA"/>
        </w:rPr>
        <w:t>During design phase, we need to wat</w:t>
      </w:r>
      <w:r w:rsidR="009346C3">
        <w:rPr>
          <w:lang w:val="en-CA"/>
        </w:rPr>
        <w:t>ch for non-posted receive limitation. As per PCI transaction ordering rules, we must not delay the acceptance of a posted (memory write) transaction because we cannot complete a posted (return read data) transaction.</w:t>
      </w:r>
    </w:p>
    <w:p w:rsidR="009346C3" w:rsidRDefault="009346C3" w:rsidP="001C1E0C">
      <w:pPr>
        <w:pStyle w:val="Heading2"/>
      </w:pPr>
      <w:bookmarkStart w:id="49" w:name="_Toc505612596"/>
      <w:r>
        <w:t>Message Signaled Interrupt</w:t>
      </w:r>
      <w:bookmarkEnd w:id="49"/>
    </w:p>
    <w:p w:rsidR="009346C3" w:rsidRDefault="009346C3" w:rsidP="00081F77">
      <w:pPr>
        <w:rPr>
          <w:lang w:val="en-CA"/>
        </w:rPr>
      </w:pPr>
      <w:r>
        <w:rPr>
          <w:lang w:val="en-CA"/>
        </w:rPr>
        <w:t xml:space="preserve">The interrupts are signaled through the MSI mechanism.  </w:t>
      </w:r>
      <w:r w:rsidR="00DB6467">
        <w:rPr>
          <w:lang w:val="en-CA"/>
        </w:rPr>
        <w:t>That mechanism enables the host to receive multiple vectors</w:t>
      </w:r>
      <w:r w:rsidR="00F71149">
        <w:rPr>
          <w:lang w:val="en-CA"/>
        </w:rPr>
        <w:t xml:space="preserve"> without going through the time-</w:t>
      </w:r>
      <w:r w:rsidR="00DB6467">
        <w:rPr>
          <w:lang w:val="en-CA"/>
        </w:rPr>
        <w:t xml:space="preserve">wasting process of reading interrupt status register in the </w:t>
      </w:r>
      <w:proofErr w:type="spellStart"/>
      <w:r w:rsidR="00DB6467">
        <w:rPr>
          <w:lang w:val="en-CA"/>
        </w:rPr>
        <w:t>PCIe</w:t>
      </w:r>
      <w:proofErr w:type="spellEnd"/>
      <w:r w:rsidR="00DB6467">
        <w:rPr>
          <w:lang w:val="en-CA"/>
        </w:rPr>
        <w:t xml:space="preserve"> device. </w:t>
      </w:r>
      <w:r>
        <w:rPr>
          <w:lang w:val="en-CA"/>
        </w:rPr>
        <w:t>The FPGA can request up to 32 interrupt vectors.  Each vector support</w:t>
      </w:r>
      <w:r w:rsidR="00F71149">
        <w:rPr>
          <w:lang w:val="en-CA"/>
        </w:rPr>
        <w:t>s</w:t>
      </w:r>
      <w:r>
        <w:rPr>
          <w:lang w:val="en-CA"/>
        </w:rPr>
        <w:t xml:space="preserve"> Per-Vector Masking.</w:t>
      </w:r>
    </w:p>
    <w:p w:rsidR="00DB6467" w:rsidRDefault="00DB6467" w:rsidP="00081F77">
      <w:pPr>
        <w:rPr>
          <w:lang w:val="en-CA"/>
        </w:rPr>
      </w:pPr>
    </w:p>
    <w:p w:rsidR="005B3BD1" w:rsidRDefault="005B3BD1" w:rsidP="00081F77">
      <w:pPr>
        <w:rPr>
          <w:lang w:val="en-CA"/>
        </w:rPr>
      </w:pPr>
      <w:r>
        <w:rPr>
          <w:lang w:val="en-CA"/>
        </w:rPr>
        <w:t xml:space="preserve">Sadly experimentation has shown that the operating system cannot allocate 8 vectors on the Iris3 hardware.  Furthermore, there is software/hardware architectural problem with multiple vectors, as described in </w:t>
      </w:r>
      <w:r>
        <w:rPr>
          <w:lang w:val="en-CA"/>
        </w:rPr>
        <w:fldChar w:fldCharType="begin"/>
      </w:r>
      <w:r>
        <w:rPr>
          <w:lang w:val="en-CA"/>
        </w:rPr>
        <w:instrText xml:space="preserve"> REF _Ref432602479 \h </w:instrText>
      </w:r>
      <w:r>
        <w:rPr>
          <w:lang w:val="en-CA"/>
        </w:rPr>
      </w:r>
      <w:r>
        <w:rPr>
          <w:lang w:val="en-CA"/>
        </w:rPr>
        <w:fldChar w:fldCharType="separate"/>
      </w:r>
      <w:r w:rsidRPr="0009601D">
        <w:rPr>
          <w:lang w:val="en-CA"/>
        </w:rPr>
        <w:t>Interrupt Queueing</w:t>
      </w:r>
      <w:r>
        <w:rPr>
          <w:lang w:val="en-CA"/>
        </w:rPr>
        <w:fldChar w:fldCharType="end"/>
      </w:r>
      <w:r>
        <w:rPr>
          <w:lang w:val="en-CA"/>
        </w:rPr>
        <w:t xml:space="preserve"> section below. Still, the in MSI mechanism is used, but with a single vector.</w:t>
      </w:r>
    </w:p>
    <w:p w:rsidR="00BB53B5" w:rsidRPr="0009601D" w:rsidRDefault="00BB53B5" w:rsidP="00081F77">
      <w:pPr>
        <w:rPr>
          <w:lang w:val="en-CA"/>
        </w:rPr>
      </w:pPr>
    </w:p>
    <w:p w:rsidR="00BB53B5" w:rsidRPr="0009601D" w:rsidRDefault="00BB53B5" w:rsidP="00081F77">
      <w:pPr>
        <w:rPr>
          <w:lang w:val="en-CA"/>
        </w:rPr>
      </w:pPr>
      <w:r w:rsidRPr="0009601D">
        <w:rPr>
          <w:lang w:val="en-CA"/>
        </w:rPr>
        <w:t>The diagram below shows the flow of interrupt</w:t>
      </w:r>
      <w:r w:rsidR="00B06051" w:rsidRPr="0009601D">
        <w:rPr>
          <w:lang w:val="en-CA"/>
        </w:rPr>
        <w:t>:</w:t>
      </w:r>
    </w:p>
    <w:p w:rsidR="0009601D" w:rsidRPr="0009601D" w:rsidRDefault="006A4A12" w:rsidP="00BD330D">
      <w:pPr>
        <w:keepNext/>
        <w:rPr>
          <w:lang w:val="en-CA"/>
        </w:rPr>
      </w:pPr>
      <w:r w:rsidRPr="0009601D">
        <w:rPr>
          <w:lang w:val="en-CA"/>
        </w:rPr>
        <w:object w:dxaOrig="7245" w:dyaOrig="4365">
          <v:shape id="_x0000_i1032" type="#_x0000_t75" style="width:362.25pt;height:218.25pt" o:ole="">
            <v:imagedata r:id="rId31" o:title=""/>
          </v:shape>
          <o:OLEObject Type="Embed" ProgID="Visio.Drawing.11" ShapeID="_x0000_i1032" DrawAspect="Content" ObjectID="_1579354413" r:id="rId32"/>
        </w:object>
      </w:r>
    </w:p>
    <w:p w:rsidR="006A4A12" w:rsidRDefault="0009601D" w:rsidP="00BD330D">
      <w:pPr>
        <w:pStyle w:val="Caption"/>
        <w:rPr>
          <w:lang w:val="en-CA"/>
        </w:rPr>
      </w:pPr>
      <w:r w:rsidRPr="0009601D">
        <w:rPr>
          <w:lang w:val="en-CA"/>
        </w:rPr>
        <w:t xml:space="preserve">Figure </w:t>
      </w:r>
      <w:r w:rsidRPr="0009601D">
        <w:rPr>
          <w:lang w:val="en-CA"/>
        </w:rPr>
        <w:fldChar w:fldCharType="begin"/>
      </w:r>
      <w:r w:rsidRPr="0009601D">
        <w:rPr>
          <w:lang w:val="en-CA"/>
        </w:rPr>
        <w:instrText xml:space="preserve"> SEQ Figure \* ARABIC </w:instrText>
      </w:r>
      <w:r w:rsidRPr="0009601D">
        <w:rPr>
          <w:lang w:val="en-CA"/>
        </w:rPr>
        <w:fldChar w:fldCharType="separate"/>
      </w:r>
      <w:proofErr w:type="gramStart"/>
      <w:r w:rsidR="00E049D7">
        <w:rPr>
          <w:noProof/>
          <w:lang w:val="en-CA"/>
        </w:rPr>
        <w:t>15</w:t>
      </w:r>
      <w:r w:rsidRPr="0009601D">
        <w:rPr>
          <w:lang w:val="en-CA"/>
        </w:rPr>
        <w:fldChar w:fldCharType="end"/>
      </w:r>
      <w:r w:rsidRPr="0009601D">
        <w:rPr>
          <w:lang w:val="en-CA"/>
        </w:rPr>
        <w:t xml:space="preserve"> Interrupt flow diagram</w:t>
      </w:r>
      <w:proofErr w:type="gramEnd"/>
    </w:p>
    <w:p w:rsidR="006A4A12" w:rsidRDefault="006A4A12">
      <w:pPr>
        <w:rPr>
          <w:lang w:val="en-CA"/>
        </w:rPr>
      </w:pPr>
    </w:p>
    <w:p w:rsidR="0009601D" w:rsidRDefault="0009601D">
      <w:pPr>
        <w:rPr>
          <w:lang w:val="en-CA"/>
        </w:rPr>
      </w:pPr>
      <w:r w:rsidRPr="0009601D">
        <w:rPr>
          <w:lang w:val="en-CA"/>
        </w:rPr>
        <w:t>Various sources in the FPGA can generate event to interrupt the host processor.  The event</w:t>
      </w:r>
      <w:r>
        <w:rPr>
          <w:lang w:val="en-CA"/>
        </w:rPr>
        <w:t>s</w:t>
      </w:r>
      <w:r w:rsidRPr="0009601D">
        <w:rPr>
          <w:lang w:val="en-CA"/>
        </w:rPr>
        <w:t xml:space="preserve"> </w:t>
      </w:r>
      <w:r>
        <w:rPr>
          <w:lang w:val="en-CA"/>
        </w:rPr>
        <w:t>are</w:t>
      </w:r>
      <w:r w:rsidRPr="0009601D">
        <w:rPr>
          <w:lang w:val="en-CA"/>
        </w:rPr>
        <w:t xml:space="preserve"> punctual </w:t>
      </w:r>
      <w:r>
        <w:rPr>
          <w:lang w:val="en-CA"/>
        </w:rPr>
        <w:t>by their nature. The Rising Edge detection block ensures that any slow signal does not hold the status register in active state.</w:t>
      </w:r>
    </w:p>
    <w:p w:rsidR="0009601D" w:rsidRDefault="0009601D">
      <w:pPr>
        <w:rPr>
          <w:lang w:val="en-CA"/>
        </w:rPr>
      </w:pPr>
      <w:r>
        <w:rPr>
          <w:lang w:val="en-CA"/>
        </w:rPr>
        <w:t>For every event source, there is a Mask Register that can be used by the driver to disable the generation of interrupt from that event source.  When an event occurs and it is not disabled, it will set a status register bit.</w:t>
      </w:r>
    </w:p>
    <w:p w:rsidR="0009601D" w:rsidRDefault="0009601D">
      <w:pPr>
        <w:rPr>
          <w:lang w:val="en-CA"/>
        </w:rPr>
      </w:pPr>
    </w:p>
    <w:p w:rsidR="0009601D" w:rsidRPr="0009601D" w:rsidRDefault="0009601D">
      <w:pPr>
        <w:rPr>
          <w:lang w:val="en-CA"/>
        </w:rPr>
      </w:pPr>
      <w:r>
        <w:rPr>
          <w:lang w:val="en-CA"/>
        </w:rPr>
        <w:t xml:space="preserve">In the PCI configuration space, there </w:t>
      </w:r>
      <w:r w:rsidR="007B54E5">
        <w:rPr>
          <w:lang w:val="en-CA"/>
        </w:rPr>
        <w:t xml:space="preserve">is </w:t>
      </w:r>
      <w:r>
        <w:rPr>
          <w:lang w:val="en-CA"/>
        </w:rPr>
        <w:t>P</w:t>
      </w:r>
      <w:r w:rsidR="007B54E5">
        <w:rPr>
          <w:lang w:val="en-CA"/>
        </w:rPr>
        <w:t xml:space="preserve">er Vector Mask for every MSI vector.  This is a standard mask bit that can be controlled by the operating system, mapped on function call from the driver, or not.  If an interrupt status bit becomes asserted while the vector is not masked (the normal situation), the </w:t>
      </w:r>
      <w:proofErr w:type="spellStart"/>
      <w:r w:rsidR="007B54E5">
        <w:rPr>
          <w:lang w:val="en-CA"/>
        </w:rPr>
        <w:t>PCIe</w:t>
      </w:r>
      <w:proofErr w:type="spellEnd"/>
      <w:r w:rsidR="007B54E5">
        <w:rPr>
          <w:lang w:val="en-CA"/>
        </w:rPr>
        <w:t xml:space="preserve"> core will send a MSI to the host. If an interrupt </w:t>
      </w:r>
      <w:r w:rsidR="007B54E5">
        <w:rPr>
          <w:lang w:val="en-CA"/>
        </w:rPr>
        <w:lastRenderedPageBreak/>
        <w:t xml:space="preserve">status bit becomes asserted while the vector is masked, a Pending bit, visible in the configuration space, will also become asserted and no MSI will be sent.  From that situation, two outcomes are possible: the software could reset the Interrupt status bit, thereby resetting the Pending bit.  Also, the software could re-enable the MSI by </w:t>
      </w:r>
      <w:proofErr w:type="spellStart"/>
      <w:r w:rsidR="007B54E5">
        <w:rPr>
          <w:lang w:val="en-CA"/>
        </w:rPr>
        <w:t>deasserting</w:t>
      </w:r>
      <w:proofErr w:type="spellEnd"/>
      <w:r w:rsidR="007B54E5">
        <w:rPr>
          <w:lang w:val="en-CA"/>
        </w:rPr>
        <w:t xml:space="preserve"> the Per Vector Mask, which will generate a MSI and reset the Pending bit.</w:t>
      </w:r>
    </w:p>
    <w:p w:rsidR="00F71149" w:rsidRPr="0009601D" w:rsidRDefault="00F71149" w:rsidP="001C1E0C">
      <w:pPr>
        <w:pStyle w:val="Heading3"/>
        <w:rPr>
          <w:lang w:val="en-CA"/>
        </w:rPr>
      </w:pPr>
      <w:bookmarkStart w:id="50" w:name="_Ref432602479"/>
      <w:bookmarkStart w:id="51" w:name="_Toc505612597"/>
      <w:r w:rsidRPr="0009601D">
        <w:rPr>
          <w:lang w:val="en-CA"/>
        </w:rPr>
        <w:t>Interrupt Queueing</w:t>
      </w:r>
      <w:bookmarkEnd w:id="50"/>
      <w:bookmarkEnd w:id="51"/>
    </w:p>
    <w:p w:rsidR="00370AB2" w:rsidRPr="00370AB2" w:rsidRDefault="00370AB2" w:rsidP="00370AB2">
      <w:pPr>
        <w:rPr>
          <w:lang w:val="en-CA"/>
        </w:rPr>
      </w:pPr>
      <w:r>
        <w:rPr>
          <w:lang w:val="en-CA"/>
        </w:rPr>
        <w:t>PCI rev 3.0 specification contains an implementation note about MSI (</w:t>
      </w:r>
      <w:r w:rsidRPr="00370AB2">
        <w:rPr>
          <w:lang w:val="en-CA"/>
        </w:rPr>
        <w:t>Servicing MSI and MSI-X Interrupts</w:t>
      </w:r>
      <w:r>
        <w:rPr>
          <w:lang w:val="en-CA"/>
        </w:rPr>
        <w:t xml:space="preserve">). It </w:t>
      </w:r>
      <w:r w:rsidRPr="00370AB2">
        <w:rPr>
          <w:lang w:val="en-CA"/>
        </w:rPr>
        <w:t>describes a scheme where interrupts are queue</w:t>
      </w:r>
      <w:r w:rsidR="005B3BD1">
        <w:rPr>
          <w:lang w:val="en-CA"/>
        </w:rPr>
        <w:t>d</w:t>
      </w:r>
      <w:r w:rsidRPr="00370AB2">
        <w:rPr>
          <w:lang w:val="en-CA"/>
        </w:rPr>
        <w:t xml:space="preserve"> in host memory: </w:t>
      </w:r>
    </w:p>
    <w:p w:rsidR="00370AB2" w:rsidRPr="00370AB2" w:rsidRDefault="00370AB2" w:rsidP="00370AB2">
      <w:pPr>
        <w:rPr>
          <w:lang w:val="en-CA"/>
        </w:rPr>
      </w:pPr>
    </w:p>
    <w:p w:rsidR="00DB6467" w:rsidRPr="001C1E0C" w:rsidRDefault="00370AB2" w:rsidP="00370AB2">
      <w:pPr>
        <w:rPr>
          <w:rStyle w:val="Emphasis"/>
        </w:rPr>
      </w:pPr>
      <w:r w:rsidRPr="00370AB2">
        <w:rPr>
          <w:lang w:val="en-CA"/>
        </w:rPr>
        <w:t>“</w:t>
      </w:r>
      <w:r w:rsidRPr="001C1E0C">
        <w:rPr>
          <w:rStyle w:val="Emphasis"/>
        </w:rPr>
        <w:t xml:space="preserve">A </w:t>
      </w:r>
      <w:proofErr w:type="spellStart"/>
      <w:r w:rsidRPr="001C1E0C">
        <w:rPr>
          <w:rStyle w:val="Emphasis"/>
        </w:rPr>
        <w:t>rather</w:t>
      </w:r>
      <w:proofErr w:type="spellEnd"/>
      <w:r w:rsidRPr="001C1E0C">
        <w:rPr>
          <w:rStyle w:val="Emphasis"/>
        </w:rPr>
        <w:t xml:space="preserve"> </w:t>
      </w:r>
      <w:proofErr w:type="spellStart"/>
      <w:r w:rsidRPr="001C1E0C">
        <w:rPr>
          <w:rStyle w:val="Emphasis"/>
        </w:rPr>
        <w:t>sophisticated</w:t>
      </w:r>
      <w:proofErr w:type="spellEnd"/>
      <w:r w:rsidRPr="001C1E0C">
        <w:rPr>
          <w:rStyle w:val="Emphasis"/>
        </w:rPr>
        <w:t xml:space="preserve"> but </w:t>
      </w:r>
      <w:proofErr w:type="spellStart"/>
      <w:r w:rsidRPr="001C1E0C">
        <w:rPr>
          <w:rStyle w:val="Emphasis"/>
        </w:rPr>
        <w:t>resource</w:t>
      </w:r>
      <w:proofErr w:type="spellEnd"/>
      <w:r w:rsidRPr="001C1E0C">
        <w:rPr>
          <w:rStyle w:val="Emphasis"/>
        </w:rPr>
        <w:t xml:space="preserve">-intensive </w:t>
      </w:r>
      <w:proofErr w:type="spellStart"/>
      <w:r w:rsidRPr="001C1E0C">
        <w:rPr>
          <w:rStyle w:val="Emphasis"/>
        </w:rPr>
        <w:t>approach</w:t>
      </w:r>
      <w:proofErr w:type="spellEnd"/>
      <w:r w:rsidRPr="001C1E0C">
        <w:rPr>
          <w:rStyle w:val="Emphasis"/>
        </w:rPr>
        <w:t xml:space="preserve"> </w:t>
      </w:r>
      <w:proofErr w:type="spellStart"/>
      <w:r w:rsidRPr="001C1E0C">
        <w:rPr>
          <w:rStyle w:val="Emphasis"/>
        </w:rPr>
        <w:t>is</w:t>
      </w:r>
      <w:proofErr w:type="spellEnd"/>
      <w:r w:rsidRPr="001C1E0C">
        <w:rPr>
          <w:rStyle w:val="Emphasis"/>
        </w:rPr>
        <w:t xml:space="preserve"> to </w:t>
      </w:r>
      <w:proofErr w:type="spellStart"/>
      <w:r w:rsidRPr="001C1E0C">
        <w:rPr>
          <w:rStyle w:val="Emphasis"/>
        </w:rPr>
        <w:t>associate</w:t>
      </w:r>
      <w:proofErr w:type="spellEnd"/>
      <w:r w:rsidRPr="001C1E0C">
        <w:rPr>
          <w:rStyle w:val="Emphasis"/>
        </w:rPr>
        <w:t xml:space="preserve"> a </w:t>
      </w:r>
      <w:proofErr w:type="spellStart"/>
      <w:r w:rsidRPr="001C1E0C">
        <w:rPr>
          <w:rStyle w:val="Emphasis"/>
        </w:rPr>
        <w:t>dedicated</w:t>
      </w:r>
      <w:proofErr w:type="spellEnd"/>
      <w:r w:rsidRPr="001C1E0C">
        <w:rPr>
          <w:rStyle w:val="Emphasis"/>
        </w:rPr>
        <w:t xml:space="preserve"> </w:t>
      </w:r>
      <w:proofErr w:type="spellStart"/>
      <w:r w:rsidRPr="001C1E0C">
        <w:rPr>
          <w:rStyle w:val="Emphasis"/>
        </w:rPr>
        <w:t>event</w:t>
      </w:r>
      <w:proofErr w:type="spellEnd"/>
      <w:r>
        <w:rPr>
          <w:rStyle w:val="Emphasis"/>
          <w:lang w:val="en-CA"/>
        </w:rPr>
        <w:t xml:space="preserve"> </w:t>
      </w:r>
      <w:r w:rsidRPr="001C1E0C">
        <w:rPr>
          <w:rStyle w:val="Emphasis"/>
        </w:rPr>
        <w:t xml:space="preserve">queue </w:t>
      </w:r>
      <w:proofErr w:type="spellStart"/>
      <w:r w:rsidRPr="001C1E0C">
        <w:rPr>
          <w:rStyle w:val="Emphasis"/>
        </w:rPr>
        <w:t>with</w:t>
      </w:r>
      <w:proofErr w:type="spellEnd"/>
      <w:r w:rsidRPr="001C1E0C">
        <w:rPr>
          <w:rStyle w:val="Emphasis"/>
        </w:rPr>
        <w:t xml:space="preserve"> </w:t>
      </w:r>
      <w:proofErr w:type="spellStart"/>
      <w:r w:rsidRPr="001C1E0C">
        <w:rPr>
          <w:rStyle w:val="Emphasis"/>
        </w:rPr>
        <w:t>each</w:t>
      </w:r>
      <w:proofErr w:type="spellEnd"/>
      <w:r w:rsidRPr="001C1E0C">
        <w:rPr>
          <w:rStyle w:val="Emphasis"/>
        </w:rPr>
        <w:t xml:space="preserve"> </w:t>
      </w:r>
      <w:proofErr w:type="spellStart"/>
      <w:r w:rsidRPr="001C1E0C">
        <w:rPr>
          <w:rStyle w:val="Emphasis"/>
        </w:rPr>
        <w:t>allocated</w:t>
      </w:r>
      <w:proofErr w:type="spellEnd"/>
      <w:r w:rsidRPr="001C1E0C">
        <w:rPr>
          <w:rStyle w:val="Emphasis"/>
        </w:rPr>
        <w:t xml:space="preserve"> </w:t>
      </w:r>
      <w:proofErr w:type="spellStart"/>
      <w:r w:rsidRPr="001C1E0C">
        <w:rPr>
          <w:rStyle w:val="Emphasis"/>
        </w:rPr>
        <w:t>vector</w:t>
      </w:r>
      <w:proofErr w:type="spellEnd"/>
      <w:r w:rsidRPr="001C1E0C">
        <w:rPr>
          <w:rStyle w:val="Emphasis"/>
        </w:rPr>
        <w:t xml:space="preserve">, </w:t>
      </w:r>
      <w:proofErr w:type="spellStart"/>
      <w:r w:rsidRPr="001C1E0C">
        <w:rPr>
          <w:rStyle w:val="Emphasis"/>
        </w:rPr>
        <w:t>with</w:t>
      </w:r>
      <w:proofErr w:type="spellEnd"/>
      <w:r w:rsidRPr="001C1E0C">
        <w:rPr>
          <w:rStyle w:val="Emphasis"/>
        </w:rPr>
        <w:t xml:space="preserve"> </w:t>
      </w:r>
      <w:proofErr w:type="spellStart"/>
      <w:r w:rsidRPr="001C1E0C">
        <w:rPr>
          <w:rStyle w:val="Emphasis"/>
        </w:rPr>
        <w:t>producer</w:t>
      </w:r>
      <w:proofErr w:type="spellEnd"/>
      <w:r w:rsidRPr="001C1E0C">
        <w:rPr>
          <w:rStyle w:val="Emphasis"/>
        </w:rPr>
        <w:t xml:space="preserve"> and consumer pointers for </w:t>
      </w:r>
      <w:proofErr w:type="spellStart"/>
      <w:r w:rsidRPr="001C1E0C">
        <w:rPr>
          <w:rStyle w:val="Emphasis"/>
        </w:rPr>
        <w:t>managing</w:t>
      </w:r>
      <w:proofErr w:type="spellEnd"/>
      <w:r w:rsidRPr="001C1E0C">
        <w:rPr>
          <w:rStyle w:val="Emphasis"/>
        </w:rPr>
        <w:t xml:space="preserve"> </w:t>
      </w:r>
      <w:proofErr w:type="spellStart"/>
      <w:r w:rsidRPr="001C1E0C">
        <w:rPr>
          <w:rStyle w:val="Emphasis"/>
        </w:rPr>
        <w:t>each</w:t>
      </w:r>
      <w:proofErr w:type="spellEnd"/>
      <w:r>
        <w:rPr>
          <w:rStyle w:val="Emphasis"/>
          <w:lang w:val="en-CA"/>
        </w:rPr>
        <w:t xml:space="preserve"> </w:t>
      </w:r>
      <w:proofErr w:type="spellStart"/>
      <w:r w:rsidRPr="001C1E0C">
        <w:rPr>
          <w:rStyle w:val="Emphasis"/>
        </w:rPr>
        <w:t>event</w:t>
      </w:r>
      <w:proofErr w:type="spellEnd"/>
      <w:r w:rsidRPr="001C1E0C">
        <w:rPr>
          <w:rStyle w:val="Emphasis"/>
        </w:rPr>
        <w:t xml:space="preserve"> queue</w:t>
      </w:r>
      <w:r w:rsidRPr="001C1E0C">
        <w:rPr>
          <w:rStyle w:val="Emphasis"/>
          <w:lang w:val="en-CA"/>
        </w:rPr>
        <w:t>.</w:t>
      </w:r>
      <w:r w:rsidR="00D57850">
        <w:rPr>
          <w:rStyle w:val="Emphasis"/>
          <w:lang w:val="en-CA"/>
        </w:rPr>
        <w:t xml:space="preserve"> </w:t>
      </w:r>
      <w:r>
        <w:rPr>
          <w:rStyle w:val="Emphasis"/>
          <w:lang w:val="en-CA"/>
        </w:rPr>
        <w:t>“</w:t>
      </w:r>
    </w:p>
    <w:p w:rsidR="00370AB2" w:rsidRPr="00370AB2" w:rsidRDefault="00370AB2" w:rsidP="00081F77">
      <w:pPr>
        <w:rPr>
          <w:lang w:val="en-CA"/>
        </w:rPr>
      </w:pPr>
    </w:p>
    <w:p w:rsidR="0058470C" w:rsidRDefault="00DC1ADC" w:rsidP="00081F77">
      <w:pPr>
        <w:rPr>
          <w:lang w:val="en-CA"/>
        </w:rPr>
      </w:pPr>
      <w:r>
        <w:rPr>
          <w:lang w:val="en-CA"/>
        </w:rPr>
        <w:t xml:space="preserve">We implement that scheme to reduce the interrupt processing time by removing the read to the device. This also enables the driver to know in what order interrupt occurred, up to a certain precision and for a limited amount of time. </w:t>
      </w:r>
      <w:proofErr w:type="gramStart"/>
      <w:r w:rsidR="0058470C">
        <w:rPr>
          <w:lang w:val="en-CA"/>
        </w:rPr>
        <w:t>This model fits with the Matrox patented driver framework where using multiple MSI or MSI-X for every interrupt source is incompatible with the exclusive access requirement of that same driver framework.</w:t>
      </w:r>
      <w:proofErr w:type="gramEnd"/>
    </w:p>
    <w:p w:rsidR="0058470C" w:rsidRDefault="0058470C" w:rsidP="00081F77">
      <w:pPr>
        <w:rPr>
          <w:lang w:val="en-CA"/>
        </w:rPr>
      </w:pPr>
    </w:p>
    <w:p w:rsidR="005B3BD1" w:rsidRDefault="00DC1ADC" w:rsidP="00081F77">
      <w:pPr>
        <w:rPr>
          <w:lang w:val="en-CA"/>
        </w:rPr>
      </w:pPr>
      <w:r>
        <w:rPr>
          <w:lang w:val="en-CA"/>
        </w:rPr>
        <w:t>Interrupt coalescing is still possible under irregular conditions but much less likely to occur in normal conditions.</w:t>
      </w:r>
      <w:r w:rsidR="00E049D7">
        <w:rPr>
          <w:lang w:val="en-CA"/>
        </w:rPr>
        <w:t xml:space="preserve"> </w:t>
      </w:r>
      <w:r w:rsidR="00E049D7">
        <w:rPr>
          <w:lang w:val="en-CA"/>
        </w:rPr>
        <w:fldChar w:fldCharType="begin"/>
      </w:r>
      <w:r w:rsidR="00E049D7">
        <w:rPr>
          <w:lang w:val="en-CA"/>
        </w:rPr>
        <w:instrText xml:space="preserve"> REF _Ref432660096 \h </w:instrText>
      </w:r>
      <w:r w:rsidR="00E049D7">
        <w:rPr>
          <w:lang w:val="en-CA"/>
        </w:rPr>
      </w:r>
      <w:r w:rsidR="00E049D7">
        <w:rPr>
          <w:lang w:val="en-CA"/>
        </w:rPr>
        <w:fldChar w:fldCharType="separate"/>
      </w:r>
      <w:r w:rsidR="00E049D7">
        <w:t xml:space="preserve">Figure </w:t>
      </w:r>
      <w:r w:rsidR="00E049D7">
        <w:rPr>
          <w:noProof/>
        </w:rPr>
        <w:t>16</w:t>
      </w:r>
      <w:r w:rsidR="00E049D7">
        <w:rPr>
          <w:lang w:val="en-CA"/>
        </w:rPr>
        <w:fldChar w:fldCharType="end"/>
      </w:r>
      <w:r w:rsidR="00E049D7">
        <w:rPr>
          <w:lang w:val="en-CA"/>
        </w:rPr>
        <w:t xml:space="preserve"> below shows the data structure of the queue:</w:t>
      </w:r>
    </w:p>
    <w:p w:rsidR="00E049D7" w:rsidRPr="00E178E9" w:rsidRDefault="003B34C2" w:rsidP="00E049D7">
      <w:pPr>
        <w:keepNext/>
        <w:rPr>
          <w:lang w:val="en-CA"/>
        </w:rPr>
      </w:pPr>
      <w:r w:rsidRPr="001949AA">
        <w:rPr>
          <w:noProof/>
          <w:lang w:eastAsia="fr-CA"/>
        </w:rPr>
        <mc:AlternateContent>
          <mc:Choice Requires="wpc">
            <w:drawing>
              <wp:inline distT="0" distB="0" distL="0" distR="0" wp14:anchorId="7E5AFBCE" wp14:editId="037B07AC">
                <wp:extent cx="6049106" cy="270483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Rectangle 12"/>
                        <wps:cNvSpPr/>
                        <wps:spPr>
                          <a:xfrm>
                            <a:off x="287748" y="581891"/>
                            <a:ext cx="1003922" cy="1739278"/>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87748" y="217410"/>
                            <a:ext cx="1003922" cy="2365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2308" w:rsidRDefault="00EC2308">
                              <w:pPr>
                                <w:rPr>
                                  <w:lang w:val="en-CA"/>
                                </w:rPr>
                              </w:pPr>
                              <w:r>
                                <w:rPr>
                                  <w:lang w:val="en-CA"/>
                                </w:rPr>
                                <w:t>Interrupt Queue</w:t>
                              </w:r>
                            </w:p>
                            <w:p w:rsidR="00EC2308" w:rsidRPr="00E178E9" w:rsidRDefault="00EC2308">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2154885" y="2027871"/>
                            <a:ext cx="1003300" cy="26217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C2308" w:rsidRPr="00E178E9" w:rsidRDefault="00EC2308" w:rsidP="00E178E9">
                              <w:pPr>
                                <w:jc w:val="center"/>
                                <w:rPr>
                                  <w:lang w:val="en-CA"/>
                                </w:rPr>
                              </w:pPr>
                              <w:r>
                                <w:rPr>
                                  <w:lang w:val="en-CA"/>
                                </w:rPr>
                                <w:t>PROD_IDX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ight Brace 15"/>
                        <wps:cNvSpPr/>
                        <wps:spPr>
                          <a:xfrm>
                            <a:off x="1291670" y="581891"/>
                            <a:ext cx="268565" cy="1739278"/>
                          </a:xfrm>
                          <a:prstGeom prst="rightBrace">
                            <a:avLst>
                              <a:gd name="adj1" fmla="val 8333"/>
                              <a:gd name="adj2" fmla="val 50368"/>
                            </a:avLst>
                          </a:prstGeom>
                        </wps:spPr>
                        <wps:style>
                          <a:lnRef idx="1">
                            <a:schemeClr val="accent1"/>
                          </a:lnRef>
                          <a:fillRef idx="0">
                            <a:schemeClr val="accent1"/>
                          </a:fillRef>
                          <a:effectRef idx="0">
                            <a:schemeClr val="accent1"/>
                          </a:effectRef>
                          <a:fontRef idx="minor">
                            <a:schemeClr val="tx1"/>
                          </a:fontRef>
                        </wps:style>
                        <wps:txbx>
                          <w:txbxContent>
                            <w:p w:rsidR="00EC2308" w:rsidRPr="00E178E9" w:rsidRDefault="00EC2308" w:rsidP="00E178E9">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630573" y="1317248"/>
                            <a:ext cx="524341" cy="2941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2308" w:rsidRPr="00E178E9" w:rsidRDefault="00EC2308">
                              <w:pPr>
                                <w:rPr>
                                  <w:lang w:val="en-CA"/>
                                </w:rPr>
                              </w:pPr>
                              <w:r>
                                <w:rPr>
                                  <w:lang w:val="en-CA"/>
                                </w:rPr>
                                <w:t>4kB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3"/>
                        <wps:cNvSpPr txBox="1"/>
                        <wps:spPr>
                          <a:xfrm>
                            <a:off x="2154914" y="269522"/>
                            <a:ext cx="100330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C2308" w:rsidRDefault="00EC2308" w:rsidP="003B34C2">
                              <w:pPr>
                                <w:pStyle w:val="NormalWeb"/>
                                <w:spacing w:before="0" w:beforeAutospacing="0" w:after="60" w:afterAutospacing="0"/>
                                <w:rPr>
                                  <w:color w:val="008080"/>
                                  <w:sz w:val="20"/>
                                  <w:szCs w:val="20"/>
                                  <w:lang w:val="en-CA"/>
                                </w:rPr>
                              </w:pPr>
                              <w:r>
                                <w:rPr>
                                  <w:color w:val="008080"/>
                                  <w:sz w:val="20"/>
                                  <w:szCs w:val="20"/>
                                  <w:lang w:val="en-CA"/>
                                </w:rPr>
                                <w:t>Register Space</w:t>
                              </w:r>
                            </w:p>
                            <w:p w:rsidR="00EC2308" w:rsidRDefault="00EC2308" w:rsidP="003B34C2">
                              <w:pPr>
                                <w:pStyle w:val="NormalWeb"/>
                                <w:spacing w:before="0" w:beforeAutospacing="0" w:after="60" w:afterAutospacing="0"/>
                              </w:pPr>
                            </w:p>
                            <w:p w:rsidR="00EC2308" w:rsidRDefault="00EC2308" w:rsidP="003B34C2">
                              <w:pPr>
                                <w:pStyle w:val="NormalWeb"/>
                                <w:spacing w:before="0" w:beforeAutospacing="0" w:after="60" w:afterAutospacing="0"/>
                              </w:pPr>
                              <w:r>
                                <w:rPr>
                                  <w:sz w:val="20"/>
                                  <w:szCs w:val="20"/>
                                  <w:lang w:val="en-C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Rectangle 19"/>
                        <wps:cNvSpPr/>
                        <wps:spPr>
                          <a:xfrm>
                            <a:off x="2154914" y="589242"/>
                            <a:ext cx="1003300" cy="26162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EC2308" w:rsidRPr="00E178E9" w:rsidRDefault="00EC2308" w:rsidP="003B34C2">
                              <w:pPr>
                                <w:pStyle w:val="NormalWeb"/>
                                <w:spacing w:before="0" w:beforeAutospacing="0" w:after="60" w:afterAutospacing="0"/>
                                <w:jc w:val="center"/>
                                <w:rPr>
                                  <w:sz w:val="20"/>
                                  <w:lang w:val="en-CA"/>
                                </w:rPr>
                              </w:pPr>
                              <w:r w:rsidRPr="00E178E9">
                                <w:rPr>
                                  <w:sz w:val="20"/>
                                  <w:lang w:val="en-CA"/>
                                </w:rPr>
                                <w:t>CONS_</w:t>
                              </w:r>
                              <w:r>
                                <w:rPr>
                                  <w:sz w:val="20"/>
                                  <w:lang w:val="en-CA"/>
                                </w:rPr>
                                <w:t>IDX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154914" y="850862"/>
                            <a:ext cx="1003300" cy="26162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EC2308" w:rsidRDefault="00EC2308" w:rsidP="00E049D7">
                              <w:pPr>
                                <w:pStyle w:val="NormalWeb"/>
                                <w:spacing w:before="0" w:beforeAutospacing="0" w:after="60" w:afterAutospacing="0"/>
                                <w:jc w:val="center"/>
                              </w:pPr>
                              <w:r>
                                <w:rPr>
                                  <w:sz w:val="20"/>
                                  <w:szCs w:val="20"/>
                                  <w:lang w:val="en-CA"/>
                                </w:rPr>
                                <w:t>ADDRESS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54914" y="1112482"/>
                            <a:ext cx="1003300" cy="26162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EC2308" w:rsidRDefault="00EC2308" w:rsidP="00E049D7">
                              <w:pPr>
                                <w:pStyle w:val="NormalWeb"/>
                                <w:spacing w:before="0" w:beforeAutospacing="0" w:after="60" w:afterAutospacing="0"/>
                                <w:jc w:val="center"/>
                              </w:pPr>
                              <w:r>
                                <w:rPr>
                                  <w:sz w:val="20"/>
                                  <w:szCs w:val="20"/>
                                  <w:lang w:val="en-CA"/>
                                </w:rPr>
                                <w:t>ENABLE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154914" y="1374102"/>
                            <a:ext cx="1003300" cy="26162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EC2308" w:rsidRDefault="00EC2308" w:rsidP="00E049D7">
                              <w:pPr>
                                <w:pStyle w:val="NormalWeb"/>
                                <w:spacing w:before="0" w:beforeAutospacing="0" w:after="60" w:afterAutospacing="0"/>
                                <w:jc w:val="center"/>
                              </w:pPr>
                              <w:r>
                                <w:rPr>
                                  <w:sz w:val="20"/>
                                  <w:szCs w:val="20"/>
                                  <w:lang w:val="en-CA"/>
                                </w:rPr>
                                <w:t>NB_DW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655147" y="589319"/>
                            <a:ext cx="914400"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EC2308" w:rsidRPr="00E178E9" w:rsidRDefault="00EC2308" w:rsidP="00E178E9">
                              <w:pPr>
                                <w:jc w:val="center"/>
                                <w:rPr>
                                  <w:lang w:val="en-CA"/>
                                </w:rPr>
                              </w:pPr>
                              <w:proofErr w:type="spellStart"/>
                              <w:proofErr w:type="gramStart"/>
                              <w:r>
                                <w:rPr>
                                  <w:lang w:val="en-CA"/>
                                </w:rPr>
                                <w:t>iQ</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endCxn id="25" idx="0"/>
                        </wps:cNvCnPr>
                        <wps:spPr>
                          <a:xfrm>
                            <a:off x="4112347" y="383669"/>
                            <a:ext cx="0" cy="205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Text Box 13"/>
                        <wps:cNvSpPr txBox="1"/>
                        <wps:spPr>
                          <a:xfrm>
                            <a:off x="3611285" y="217380"/>
                            <a:ext cx="1318489" cy="235585"/>
                          </a:xfrm>
                          <a:prstGeom prst="rect">
                            <a:avLst/>
                          </a:prstGeom>
                          <a:solidFill>
                            <a:sysClr val="window" lastClr="FFFFFF"/>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rsidR="00EC2308" w:rsidRPr="00E178E9" w:rsidRDefault="00EC2308" w:rsidP="00E049D7">
                              <w:pPr>
                                <w:pStyle w:val="NormalWeb"/>
                                <w:spacing w:before="0" w:beforeAutospacing="0" w:after="60" w:afterAutospacing="0"/>
                                <w:rPr>
                                  <w:sz w:val="20"/>
                                </w:rPr>
                              </w:pPr>
                              <w:r>
                                <w:rPr>
                                  <w:sz w:val="20"/>
                                </w:rPr>
                                <w:t xml:space="preserve">Source </w:t>
                              </w:r>
                              <w:proofErr w:type="spellStart"/>
                              <w:proofErr w:type="gramStart"/>
                              <w:r>
                                <w:rPr>
                                  <w:sz w:val="20"/>
                                </w:rPr>
                                <w:t>v</w:t>
                              </w:r>
                              <w:r w:rsidRPr="00E178E9">
                                <w:rPr>
                                  <w:sz w:val="20"/>
                                </w:rPr>
                                <w:t>ector</w:t>
                              </w:r>
                              <w:proofErr w:type="spellEnd"/>
                              <w:r w:rsidRPr="00E178E9">
                                <w:rPr>
                                  <w:sz w:val="20"/>
                                </w:rPr>
                                <w:t>(</w:t>
                              </w:r>
                              <w:proofErr w:type="gramEnd"/>
                              <w:r w:rsidRPr="00E178E9">
                                <w:rPr>
                                  <w:sz w:val="20"/>
                                </w:rPr>
                                <w:t>N</w:t>
                              </w:r>
                              <w:r w:rsidRPr="00353DE2">
                                <w:rPr>
                                  <w:sz w:val="20"/>
                                </w:rPr>
                                <w:t>-</w:t>
                              </w:r>
                              <w:r w:rsidRPr="00E178E9">
                                <w:rPr>
                                  <w:sz w:val="20"/>
                                </w:rPr>
                                <w:t>1 :0)</w:t>
                              </w:r>
                            </w:p>
                            <w:p w:rsidR="00EC2308" w:rsidRDefault="00EC2308" w:rsidP="00E049D7">
                              <w:pPr>
                                <w:pStyle w:val="NormalWeb"/>
                                <w:spacing w:before="0" w:beforeAutospacing="0" w:after="60" w:afterAutospacing="0"/>
                              </w:pPr>
                              <w:r>
                                <w:rPr>
                                  <w:strike/>
                                  <w:color w:val="FF0000"/>
                                  <w:sz w:val="20"/>
                                  <w:szCs w:val="20"/>
                                  <w:lang w:val="en-CA"/>
                                </w:rPr>
                                <w:t>Interrupt Queue</w:t>
                              </w:r>
                            </w:p>
                            <w:p w:rsidR="00EC2308" w:rsidRDefault="00EC2308" w:rsidP="00E049D7">
                              <w:pPr>
                                <w:pStyle w:val="NormalWeb"/>
                                <w:spacing w:before="0" w:beforeAutospacing="0" w:after="60" w:afterAutospacing="0"/>
                              </w:pPr>
                              <w:r>
                                <w:rPr>
                                  <w:sz w:val="20"/>
                                  <w:szCs w:val="20"/>
                                  <w:lang w:val="en-C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4170641" y="1503591"/>
                            <a:ext cx="0" cy="20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4569547" y="1043043"/>
                            <a:ext cx="36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13"/>
                        <wps:cNvSpPr txBox="1"/>
                        <wps:spPr>
                          <a:xfrm>
                            <a:off x="3945347" y="1708721"/>
                            <a:ext cx="441214" cy="234950"/>
                          </a:xfrm>
                          <a:prstGeom prst="rect">
                            <a:avLst/>
                          </a:prstGeom>
                          <a:solidFill>
                            <a:sysClr val="window" lastClr="FFFFFF"/>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rsidR="00EC2308" w:rsidRDefault="00EC2308" w:rsidP="00353DE2">
                              <w:pPr>
                                <w:pStyle w:val="NormalWeb"/>
                                <w:spacing w:before="0" w:beforeAutospacing="0" w:after="60" w:afterAutospacing="0"/>
                              </w:pPr>
                              <w:r>
                                <w:rPr>
                                  <w:sz w:val="20"/>
                                  <w:szCs w:val="20"/>
                                </w:rPr>
                                <w:t>TLP</w:t>
                              </w:r>
                            </w:p>
                            <w:p w:rsidR="00EC2308" w:rsidRDefault="00EC2308" w:rsidP="00353DE2">
                              <w:pPr>
                                <w:pStyle w:val="NormalWeb"/>
                                <w:spacing w:before="0" w:beforeAutospacing="0" w:after="60" w:afterAutospacing="0"/>
                              </w:pPr>
                              <w:r>
                                <w:rPr>
                                  <w:strike/>
                                  <w:color w:val="FF0000"/>
                                  <w:sz w:val="20"/>
                                  <w:szCs w:val="20"/>
                                  <w:lang w:val="en-CA"/>
                                </w:rPr>
                                <w:t>Interrupt Queue</w:t>
                              </w:r>
                            </w:p>
                            <w:p w:rsidR="00EC2308" w:rsidRDefault="00EC2308" w:rsidP="00353DE2">
                              <w:pPr>
                                <w:pStyle w:val="NormalWeb"/>
                                <w:spacing w:before="0" w:beforeAutospacing="0" w:after="60" w:afterAutospacing="0"/>
                              </w:pPr>
                              <w:r>
                                <w:rPr>
                                  <w:sz w:val="20"/>
                                  <w:szCs w:val="20"/>
                                  <w:lang w:val="en-C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13"/>
                        <wps:cNvSpPr txBox="1"/>
                        <wps:spPr>
                          <a:xfrm>
                            <a:off x="4929853" y="907822"/>
                            <a:ext cx="658857" cy="261933"/>
                          </a:xfrm>
                          <a:prstGeom prst="rect">
                            <a:avLst/>
                          </a:prstGeom>
                          <a:solidFill>
                            <a:sysClr val="window" lastClr="FFFFFF"/>
                          </a:solidFill>
                          <a:ln w="6350">
                            <a:solidFill>
                              <a:sysClr val="window" lastClr="FFFFFF"/>
                            </a:solidFill>
                          </a:ln>
                          <a:effectLst/>
                        </wps:spPr>
                        <wps:style>
                          <a:lnRef idx="0">
                            <a:schemeClr val="accent1"/>
                          </a:lnRef>
                          <a:fillRef idx="0">
                            <a:schemeClr val="accent1"/>
                          </a:fillRef>
                          <a:effectRef idx="0">
                            <a:schemeClr val="accent1"/>
                          </a:effectRef>
                          <a:fontRef idx="minor">
                            <a:schemeClr val="dk1"/>
                          </a:fontRef>
                        </wps:style>
                        <wps:txbx>
                          <w:txbxContent>
                            <w:p w:rsidR="00EC2308" w:rsidRDefault="00EC2308" w:rsidP="00353DE2">
                              <w:pPr>
                                <w:pStyle w:val="NormalWeb"/>
                                <w:spacing w:before="0" w:beforeAutospacing="0" w:after="60" w:afterAutospacing="0"/>
                              </w:pPr>
                              <w:proofErr w:type="spellStart"/>
                              <w:proofErr w:type="gramStart"/>
                              <w:r>
                                <w:rPr>
                                  <w:sz w:val="20"/>
                                  <w:szCs w:val="20"/>
                                </w:rPr>
                                <w:t>interrupt</w:t>
                              </w:r>
                              <w:proofErr w:type="spellEnd"/>
                              <w:proofErr w:type="gramEnd"/>
                            </w:p>
                            <w:p w:rsidR="00EC2308" w:rsidRDefault="00EC2308" w:rsidP="00353DE2">
                              <w:pPr>
                                <w:pStyle w:val="NormalWeb"/>
                                <w:spacing w:before="0" w:beforeAutospacing="0" w:after="60" w:afterAutospacing="0"/>
                              </w:pPr>
                              <w:r>
                                <w:rPr>
                                  <w:sz w:val="20"/>
                                  <w:szCs w:val="20"/>
                                  <w:lang w:val="en-CA"/>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27" editas="canvas" style="width:476.3pt;height:213pt;mso-position-horizontal-relative:char;mso-position-vertical-relative:line" coordsize="60490,27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">
                <v:shape id="_x0000_s1028" type="#_x0000_t75" style="position:absolute;width:60490;height:27044;visibility:visible;mso-wrap-style:square">
                  <v:fill o:detectmouseclick="t"/>
                  <v:path o:connecttype="none"/>
                </v:shape>
                <v:rect id="Rectangle 12" o:spid="_x0000_s1029" style="position:absolute;left:2877;top:5818;width:10039;height:17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SIub8A&#10;AADbAAAADwAAAGRycy9kb3ducmV2LnhtbERPTYvCMBC9L/gfwgje1lQRkWoUUQTZg6i76nVoxrbY&#10;TEqSrfXfG0HwNo/3ObNFayrRkPOlZQWDfgKCOLO65FzB3+/mewLCB2SNlWVS8CAPi3nna4aptnc+&#10;UHMMuYgh7FNUUIRQp1L6rCCDvm9r4shdrTMYInS51A7vMdxUcpgkY2mw5NhQYE2rgrLb8d8o2LXn&#10;n0vlvRvV+1O2vPG62Zq1Ur1uu5yCCNSGj/jt3uo4fwivX+IBcv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BIi5vwAAANsAAAAPAAAAAAAAAAAAAAAAAJgCAABkcnMvZG93bnJl&#10;di54bWxQSwUGAAAAAAQABAD1AAAAhAMAAAAA&#10;" fillcolor="#a5d5e2 [1624]" strokecolor="#40a7c2 [3048]">
                  <v:fill color2="#e4f2f6 [504]" rotate="t" angle="180" colors="0 #9eeaff;22938f #bbefff;1 #e4f9ff" focus="100%" type="gradient"/>
                  <v:shadow on="t" color="black" opacity="24903f" origin=",.5" offset="0,.55556mm"/>
                </v:rect>
                <v:shapetype id="_x0000_t202" coordsize="21600,21600" o:spt="202" path="m,l,21600r21600,l21600,xe">
                  <v:stroke joinstyle="miter"/>
                  <v:path gradientshapeok="t" o:connecttype="rect"/>
                </v:shapetype>
                <v:shape id="Text Box 13" o:spid="_x0000_s1030" type="#_x0000_t202" style="position:absolute;left:2877;top:2174;width:10039;height:2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AMEA&#10;AADbAAAADwAAAGRycy9kb3ducmV2LnhtbERPTWvCQBC9C/6HZYTe6sYqRVI3IbSUFiuI2ktvQ3aa&#10;BLOzITvV+O/dguBtHu9zVvngWnWiPjSeDcymCSji0tuGKwPfh/fHJaggyBZbz2TgQgHybDxaYWr9&#10;mXd02kulYgiHFA3UIl2qdShrchimviOO3K/vHUqEfaVtj+cY7lr9lCTP2mHDsaHGjl5rKo/7P2dg&#10;vfjBt7l80UV42BbFx7JbhI0xD5OheAElNMhdfHN/2jh/Dv+/xA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SADBAAAA2wAAAA8AAAAAAAAAAAAAAAAAmAIAAGRycy9kb3du&#10;cmV2LnhtbFBLBQYAAAAABAAEAPUAAACGAwAAAAA=&#10;" fillcolor="white [3201]" strokecolor="white [3212]" strokeweight=".5pt">
                  <v:textbox>
                    <w:txbxContent>
                      <w:p w:rsidR="00EC2308" w:rsidRDefault="00EC2308">
                        <w:pPr>
                          <w:rPr>
                            <w:lang w:val="en-CA"/>
                          </w:rPr>
                        </w:pPr>
                        <w:r>
                          <w:rPr>
                            <w:lang w:val="en-CA"/>
                          </w:rPr>
                          <w:t>Interrupt Queue</w:t>
                        </w:r>
                      </w:p>
                      <w:p w:rsidR="00EC2308" w:rsidRPr="00E178E9" w:rsidRDefault="00EC2308">
                        <w:pPr>
                          <w:rPr>
                            <w:lang w:val="en-CA"/>
                          </w:rPr>
                        </w:pPr>
                      </w:p>
                    </w:txbxContent>
                  </v:textbox>
                </v:shape>
                <v:rect id="Rectangle 14" o:spid="_x0000_s1031" style="position:absolute;left:21548;top:20278;width:10033;height:2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Gq4cMA&#10;AADbAAAADwAAAGRycy9kb3ducmV2LnhtbERPTWvCQBC9F/oflhF6qxul2DbNRjQo5NCCpoo9Dtkx&#10;Cc3Ohuyq6b93BaG3ebzPSeaDacWZetdYVjAZRyCIS6sbrhTsvtfPbyCcR9bYWiYFf+Rgnj4+JBhr&#10;e+EtnQtfiRDCLkYFtfddLKUrazLoxrYjDtzR9gZ9gH0ldY+XEG5aOY2imTTYcGiosaOspvK3OBkF&#10;2SGfZJuv9eaQ/7x+mj0tu9X7Vqmn0bD4AOFp8P/iuzvXYf4L3H4JB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Gq4c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EC2308" w:rsidRPr="00E178E9" w:rsidRDefault="00EC2308" w:rsidP="00E178E9">
                        <w:pPr>
                          <w:jc w:val="center"/>
                          <w:rPr>
                            <w:lang w:val="en-CA"/>
                          </w:rPr>
                        </w:pPr>
                        <w:r>
                          <w:rPr>
                            <w:lang w:val="en-CA"/>
                          </w:rPr>
                          <w:t>PROD_IDX</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32" type="#_x0000_t88" style="position:absolute;left:12916;top:5818;width:2686;height:17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8MIA&#10;AADbAAAADwAAAGRycy9kb3ducmV2LnhtbERP22rCQBB9L/Qflin4UnRTxSqpqxRvFCoFo/g8ZKdJ&#10;MDsbdtcY/94tCH2bw7nObNGZWrTkfGVZwdsgAUGcW11xoeB42PSnIHxA1lhbJgU38rCYPz/NMNX2&#10;yntqs1CIGMI+RQVlCE0qpc9LMugHtiGO3K91BkOErpDa4TWGm1oOk+RdGqw4NpTY0LKk/JxdjILR&#10;brc6t/XpZ919T169y7bHfGWU6r10nx8gAnXhX/xwf+k4fwx/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C7TwwgAAANsAAAAPAAAAAAAAAAAAAAAAAJgCAABkcnMvZG93&#10;bnJldi54bWxQSwUGAAAAAAQABAD1AAAAhwMAAAAA&#10;" adj="278,10879" strokecolor="#4579b8 [3044]">
                  <v:textbox>
                    <w:txbxContent>
                      <w:p w:rsidR="00EC2308" w:rsidRPr="00E178E9" w:rsidRDefault="00EC2308" w:rsidP="00E178E9">
                        <w:pPr>
                          <w:jc w:val="center"/>
                          <w:rPr>
                            <w:lang w:val="en-CA"/>
                          </w:rPr>
                        </w:pPr>
                      </w:p>
                    </w:txbxContent>
                  </v:textbox>
                </v:shape>
                <v:shape id="Text Box 16" o:spid="_x0000_s1033" type="#_x0000_t202" style="position:absolute;left:16305;top:13172;width:5244;height:2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brmMEA&#10;AADbAAAADwAAAGRycy9kb3ducmV2LnhtbERPS2vCQBC+C/6HZYTe6sZWRKKrhJZSsQXxcfE2ZMck&#10;mJ0N2anGf98VBG/z8T1nvuxcrS7UhsqzgdEwAUWce1txYeCw/3qdggqCbLH2TAZuFGC56PfmmFp/&#10;5S1ddlKoGMIhRQOlSJNqHfKSHIahb4gjd/KtQ4mwLbRt8RrDXa3fkmSiHVYcG0ps6KOk/Lz7cwbW&#10;4yN+vssP3YS7TZZ9T5tx+DXmZdBlM1BCnTzFD/fKxvkTuP8SD9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G65jBAAAA2wAAAA8AAAAAAAAAAAAAAAAAmAIAAGRycy9kb3du&#10;cmV2LnhtbFBLBQYAAAAABAAEAPUAAACGAwAAAAA=&#10;" fillcolor="white [3201]" strokecolor="white [3212]" strokeweight=".5pt">
                  <v:textbox>
                    <w:txbxContent>
                      <w:p w:rsidR="00EC2308" w:rsidRPr="00E178E9" w:rsidRDefault="00EC2308">
                        <w:pPr>
                          <w:rPr>
                            <w:lang w:val="en-CA"/>
                          </w:rPr>
                        </w:pPr>
                        <w:r>
                          <w:rPr>
                            <w:lang w:val="en-CA"/>
                          </w:rPr>
                          <w:t>4kB</w:t>
                        </w:r>
                      </w:p>
                    </w:txbxContent>
                  </v:textbox>
                </v:shape>
                <v:shape id="Text Box 13" o:spid="_x0000_s1034" type="#_x0000_t202" style="position:absolute;left:21549;top:2695;width:1003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XaccQA&#10;AADbAAAADwAAAGRycy9kb3ducmV2LnhtbESPQWvCQBCF74X+h2UK3uqmVYpEVwlKUWxBanvpbciO&#10;SWh2NmRHjf++cyj0NsN78943i9UQWnOhPjWRHTyNMzDEZfQNVw6+Pl8fZ2CSIHtsI5ODGyVYLe/v&#10;Fpj7eOUPuhylMhrCKUcHtUiXW5vKmgKmceyIVTvFPqDo2lfW93jV8NDa5yx7sQEb1oYaO1rXVP4c&#10;z8HBfvqNm4m80U14OBTFdtZN07tzo4ehmIMRGuTf/He984qvsPqLDm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V2nHEAAAA2wAAAA8AAAAAAAAAAAAAAAAAmAIAAGRycy9k&#10;b3ducmV2LnhtbFBLBQYAAAAABAAEAPUAAACJAwAAAAA=&#10;" fillcolor="white [3201]" strokecolor="white [3212]" strokeweight=".5pt">
                  <v:textbox>
                    <w:txbxContent>
                      <w:p w:rsidR="00EC2308" w:rsidRDefault="00EC2308" w:rsidP="003B34C2">
                        <w:pPr>
                          <w:pStyle w:val="NormalWeb"/>
                          <w:spacing w:before="0" w:beforeAutospacing="0" w:after="60" w:afterAutospacing="0"/>
                          <w:rPr>
                            <w:color w:val="008080"/>
                            <w:sz w:val="20"/>
                            <w:szCs w:val="20"/>
                            <w:lang w:val="en-CA"/>
                          </w:rPr>
                        </w:pPr>
                        <w:r>
                          <w:rPr>
                            <w:color w:val="008080"/>
                            <w:sz w:val="20"/>
                            <w:szCs w:val="20"/>
                            <w:lang w:val="en-CA"/>
                          </w:rPr>
                          <w:t>Register Space</w:t>
                        </w:r>
                      </w:p>
                      <w:p w:rsidR="00EC2308" w:rsidRDefault="00EC2308" w:rsidP="003B34C2">
                        <w:pPr>
                          <w:pStyle w:val="NormalWeb"/>
                          <w:spacing w:before="0" w:beforeAutospacing="0" w:after="60" w:afterAutospacing="0"/>
                        </w:pPr>
                      </w:p>
                      <w:p w:rsidR="00EC2308" w:rsidRDefault="00EC2308" w:rsidP="003B34C2">
                        <w:pPr>
                          <w:pStyle w:val="NormalWeb"/>
                          <w:spacing w:before="0" w:beforeAutospacing="0" w:after="60" w:afterAutospacing="0"/>
                        </w:pPr>
                        <w:r>
                          <w:rPr>
                            <w:sz w:val="20"/>
                            <w:szCs w:val="20"/>
                            <w:lang w:val="en-CA"/>
                          </w:rPr>
                          <w:t> </w:t>
                        </w:r>
                      </w:p>
                    </w:txbxContent>
                  </v:textbox>
                </v:shape>
                <v:rect id="Rectangle 19" o:spid="_x0000_s1035" style="position:absolute;left:21549;top:5892;width:10033;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ztsQA&#10;AADbAAAADwAAAGRycy9kb3ducmV2LnhtbESPwW7CMBBE70j9B2uRuIFDDimkmKiqCkK5VEA/YBUv&#10;cdR4ncYGQr6+rlSpt13NvNnZTTHYVtyo941jBctFAoK4crrhWsHneTdfgfABWWPrmBQ8yEOxfZps&#10;MNfuzke6nUItYgj7HBWYELpcSl8ZsugXriOO2sX1FkNc+1rqHu8x3LYyTZJMWmw4XjDY0Zuh6ut0&#10;tbFGesnq/XOJ5bod3yV/nEvzPSo1mw6vLyACDeHf/EcfdOTW8PtLHE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c7b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EC2308" w:rsidRPr="00E178E9" w:rsidRDefault="00EC2308" w:rsidP="003B34C2">
                        <w:pPr>
                          <w:pStyle w:val="NormalWeb"/>
                          <w:spacing w:before="0" w:beforeAutospacing="0" w:after="60" w:afterAutospacing="0"/>
                          <w:jc w:val="center"/>
                          <w:rPr>
                            <w:sz w:val="20"/>
                            <w:lang w:val="en-CA"/>
                          </w:rPr>
                        </w:pPr>
                        <w:r w:rsidRPr="00E178E9">
                          <w:rPr>
                            <w:sz w:val="20"/>
                            <w:lang w:val="en-CA"/>
                          </w:rPr>
                          <w:t>CONS_</w:t>
                        </w:r>
                        <w:r>
                          <w:rPr>
                            <w:sz w:val="20"/>
                            <w:lang w:val="en-CA"/>
                          </w:rPr>
                          <w:t>IDX</w:t>
                        </w:r>
                      </w:p>
                    </w:txbxContent>
                  </v:textbox>
                </v:rect>
                <v:rect id="Rectangle 20" o:spid="_x0000_s1036" style="position:absolute;left:21549;top:8508;width:10033;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g9sEA&#10;AADbAAAADwAAAGRycy9kb3ducmV2LnhtbERPz2uDMBS+F/Y/hDfYRdY4Ya7YRimFgTuuLYze3syr&#10;kZkXMZm6/345FHr8+H7vqsX2YqLRd44VvKxTEMSN0x23Cs6n9+cNCB+QNfaOScEfeajKh9UOC+1m&#10;/qTpGFoRQ9gXqMCEMBRS+saQRb92A3Hkrm60GCIcW6lHnGO47WWWprm02HFsMDjQwVDzc/y1Ct6S&#10;zX76OBhZy2S5tF+v+feFcqWeHpf9FkSgJdzFN3etFWRxffwSf4As/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SoPbBAAAA2wAAAA8AAAAAAAAAAAAAAAAAmAIAAGRycy9kb3du&#10;cmV2LnhtbFBLBQYAAAAABAAEAPUAAACGAwAAAAA=&#10;" fillcolor="#ffbe86" strokecolor="#f69240">
                  <v:fill color2="#ffebdb" rotate="t" angle="180" colors="0 #ffbe86;22938f #ffd0aa;1 #ffebdb" focus="100%" type="gradient"/>
                  <v:shadow on="t" color="black" opacity="24903f" origin=",.5" offset="0,.55556mm"/>
                  <v:textbox>
                    <w:txbxContent>
                      <w:p w:rsidR="00EC2308" w:rsidRDefault="00EC2308" w:rsidP="00E049D7">
                        <w:pPr>
                          <w:pStyle w:val="NormalWeb"/>
                          <w:spacing w:before="0" w:beforeAutospacing="0" w:after="60" w:afterAutospacing="0"/>
                          <w:jc w:val="center"/>
                        </w:pPr>
                        <w:r>
                          <w:rPr>
                            <w:sz w:val="20"/>
                            <w:szCs w:val="20"/>
                            <w:lang w:val="en-CA"/>
                          </w:rPr>
                          <w:t>ADDRESS</w:t>
                        </w:r>
                      </w:p>
                    </w:txbxContent>
                  </v:textbox>
                </v:rect>
                <v:rect id="Rectangle 21" o:spid="_x0000_s1037" style="position:absolute;left:21549;top:11124;width:10033;height:2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1DcMA&#10;AADbAAAADwAAAGRycy9kb3ducmV2LnhtbESPQYvCMBCF7wv+hzCCtzW1B3etRpFlFelFVv0BQzM2&#10;xWZSm6jVX78RBI+PN+9782aLztbiSq2vHCsYDRMQxIXTFZcKDvvV5zcIH5A11o5JwZ08LOa9jxlm&#10;2t34j667UIoIYZ+hAhNCk0npC0MW/dA1xNE7utZiiLItpW7xFuG2lmmSjKXFimODwYZ+DBWn3cXG&#10;N9LjuFx/5ZhP6sev5O0+N+eHUoN+t5yCCNSF9/ErvdEK0hE8t0QA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m1D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EC2308" w:rsidRDefault="00EC2308" w:rsidP="00E049D7">
                        <w:pPr>
                          <w:pStyle w:val="NormalWeb"/>
                          <w:spacing w:before="0" w:beforeAutospacing="0" w:after="60" w:afterAutospacing="0"/>
                          <w:jc w:val="center"/>
                        </w:pPr>
                        <w:r>
                          <w:rPr>
                            <w:sz w:val="20"/>
                            <w:szCs w:val="20"/>
                            <w:lang w:val="en-CA"/>
                          </w:rPr>
                          <w:t>ENABLE</w:t>
                        </w:r>
                      </w:p>
                    </w:txbxContent>
                  </v:textbox>
                </v:rect>
                <v:rect id="Rectangle 22" o:spid="_x0000_s1038" style="position:absolute;left:21549;top:13741;width:10033;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bGsIA&#10;AADbAAAADwAAAGRycy9kb3ducmV2LnhtbESPQYvCMBSE7wv+h/AEL6KpBatUo4gg6HHdhcXbs3k2&#10;xealNLHWf78RFvY4zMw3zHrb21p01PrKsYLZNAFBXDhdcang++swWYLwAVlj7ZgUvMjDdjP4WGOu&#10;3ZM/qTuHUkQI+xwVmBCaXEpfGLLop64hjt7NtRZDlG0pdYvPCLe1TJMkkxYrjgsGG9obKu7nh1Ww&#10;GC933Wlv5FGO+0v5M8+uF8qUGg373QpEoD78h//aR60gTeH9Jf4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zJsawgAAANsAAAAPAAAAAAAAAAAAAAAAAJgCAABkcnMvZG93&#10;bnJldi54bWxQSwUGAAAAAAQABAD1AAAAhwMAAAAA&#10;" fillcolor="#ffbe86" strokecolor="#f69240">
                  <v:fill color2="#ffebdb" rotate="t" angle="180" colors="0 #ffbe86;22938f #ffd0aa;1 #ffebdb" focus="100%" type="gradient"/>
                  <v:shadow on="t" color="black" opacity="24903f" origin=",.5" offset="0,.55556mm"/>
                  <v:textbox>
                    <w:txbxContent>
                      <w:p w:rsidR="00EC2308" w:rsidRDefault="00EC2308" w:rsidP="00E049D7">
                        <w:pPr>
                          <w:pStyle w:val="NormalWeb"/>
                          <w:spacing w:before="0" w:beforeAutospacing="0" w:after="60" w:afterAutospacing="0"/>
                          <w:jc w:val="center"/>
                        </w:pPr>
                        <w:r>
                          <w:rPr>
                            <w:sz w:val="20"/>
                            <w:szCs w:val="20"/>
                            <w:lang w:val="en-CA"/>
                          </w:rPr>
                          <w:t>NB_DW</w:t>
                        </w:r>
                      </w:p>
                    </w:txbxContent>
                  </v:textbox>
                </v:rect>
                <v:rect id="Rectangle 25" o:spid="_x0000_s1039" style="position:absolute;left:36551;top:5893;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i8QA&#10;AADbAAAADwAAAGRycy9kb3ducmV2LnhtbESPT2vCQBTE74V+h+UVehHdGGuQ6CrFUupFwX/3R/Y1&#10;CWbfxt1V47d3hUKPw8z8hpktOtOIKzlfW1YwHCQgiAuray4VHPbf/QkIH5A1NpZJwZ08LOavLzPM&#10;tb3xlq67UIoIYZ+jgiqENpfSFxUZ9APbEkfv1zqDIUpXSu3wFuGmkWmSZNJgzXGhwpaWFRWn3cUo&#10;WH94l/ZOx165OY+yr+5necnWd6Xe37rPKYhAXfgP/7VXWkE6hue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42Iv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EC2308" w:rsidRPr="00E178E9" w:rsidRDefault="00EC2308" w:rsidP="00E178E9">
                        <w:pPr>
                          <w:jc w:val="center"/>
                          <w:rPr>
                            <w:lang w:val="en-CA"/>
                          </w:rPr>
                        </w:pPr>
                        <w:proofErr w:type="spellStart"/>
                        <w:proofErr w:type="gramStart"/>
                        <w:r>
                          <w:rPr>
                            <w:lang w:val="en-CA"/>
                          </w:rPr>
                          <w:t>iQ</w:t>
                        </w:r>
                        <w:proofErr w:type="spellEnd"/>
                        <w:proofErr w:type="gramEnd"/>
                      </w:p>
                    </w:txbxContent>
                  </v:textbox>
                </v:rect>
                <v:shapetype id="_x0000_t32" coordsize="21600,21600" o:spt="32" o:oned="t" path="m,l21600,21600e" filled="f">
                  <v:path arrowok="t" fillok="f" o:connecttype="none"/>
                  <o:lock v:ext="edit" shapetype="t"/>
                </v:shapetype>
                <v:shape id="Straight Arrow Connector 26" o:spid="_x0000_s1040" type="#_x0000_t32" style="position:absolute;left:41123;top:3836;width:0;height:2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Text Box 13" o:spid="_x0000_s1041" type="#_x0000_t202" style="position:absolute;left:36112;top:2173;width:13185;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srcAA&#10;AADbAAAADwAAAGRycy9kb3ducmV2LnhtbERPS0sDMRC+C/6HMII3m3UFkbVpWQqWIij0cehxSMbs&#10;0s1kScZ2+++bg+Dx43vPl1MY1JlS7iMbeJ5VoIhtdD17A4f9x9MbqCzIDofIZOBKGZaL+7s5Ni5e&#10;eEvnnXhVQjg3aKATGRuts+0oYJ7FkbhwPzEFlAKT1y7hpYSHQddV9aoD9lwaOhxp1ZE97X6Dgc/t&#10;Gmu/3lRfL0dpv73YNidrzOPD1L6DEprkX/zn3jgDdRlbvpQfoB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3srcAAAADbAAAADwAAAAAAAAAAAAAAAACYAgAAZHJzL2Rvd25y&#10;ZXYueG1sUEsFBgAAAAAEAAQA9QAAAIUDAAAAAA==&#10;" fillcolor="window" strokecolor="window" strokeweight=".5pt">
                  <v:textbox>
                    <w:txbxContent>
                      <w:p w:rsidR="00EC2308" w:rsidRPr="00E178E9" w:rsidRDefault="00EC2308" w:rsidP="00E049D7">
                        <w:pPr>
                          <w:pStyle w:val="NormalWeb"/>
                          <w:spacing w:before="0" w:beforeAutospacing="0" w:after="60" w:afterAutospacing="0"/>
                          <w:rPr>
                            <w:sz w:val="20"/>
                          </w:rPr>
                        </w:pPr>
                        <w:r>
                          <w:rPr>
                            <w:sz w:val="20"/>
                          </w:rPr>
                          <w:t xml:space="preserve">Source </w:t>
                        </w:r>
                        <w:proofErr w:type="spellStart"/>
                        <w:proofErr w:type="gramStart"/>
                        <w:r>
                          <w:rPr>
                            <w:sz w:val="20"/>
                          </w:rPr>
                          <w:t>v</w:t>
                        </w:r>
                        <w:r w:rsidRPr="00E178E9">
                          <w:rPr>
                            <w:sz w:val="20"/>
                          </w:rPr>
                          <w:t>ector</w:t>
                        </w:r>
                        <w:proofErr w:type="spellEnd"/>
                        <w:r w:rsidRPr="00E178E9">
                          <w:rPr>
                            <w:sz w:val="20"/>
                          </w:rPr>
                          <w:t>(</w:t>
                        </w:r>
                        <w:proofErr w:type="gramEnd"/>
                        <w:r w:rsidRPr="00E178E9">
                          <w:rPr>
                            <w:sz w:val="20"/>
                          </w:rPr>
                          <w:t>N</w:t>
                        </w:r>
                        <w:r w:rsidRPr="00353DE2">
                          <w:rPr>
                            <w:sz w:val="20"/>
                          </w:rPr>
                          <w:t>-</w:t>
                        </w:r>
                        <w:r w:rsidRPr="00E178E9">
                          <w:rPr>
                            <w:sz w:val="20"/>
                          </w:rPr>
                          <w:t>1 :0)</w:t>
                        </w:r>
                      </w:p>
                      <w:p w:rsidR="00EC2308" w:rsidRDefault="00EC2308" w:rsidP="00E049D7">
                        <w:pPr>
                          <w:pStyle w:val="NormalWeb"/>
                          <w:spacing w:before="0" w:beforeAutospacing="0" w:after="60" w:afterAutospacing="0"/>
                        </w:pPr>
                        <w:r>
                          <w:rPr>
                            <w:strike/>
                            <w:color w:val="FF0000"/>
                            <w:sz w:val="20"/>
                            <w:szCs w:val="20"/>
                            <w:lang w:val="en-CA"/>
                          </w:rPr>
                          <w:t>Interrupt Queue</w:t>
                        </w:r>
                      </w:p>
                      <w:p w:rsidR="00EC2308" w:rsidRDefault="00EC2308" w:rsidP="00E049D7">
                        <w:pPr>
                          <w:pStyle w:val="NormalWeb"/>
                          <w:spacing w:before="0" w:beforeAutospacing="0" w:after="60" w:afterAutospacing="0"/>
                        </w:pPr>
                        <w:r>
                          <w:rPr>
                            <w:sz w:val="20"/>
                            <w:szCs w:val="20"/>
                            <w:lang w:val="en-CA"/>
                          </w:rPr>
                          <w:t> </w:t>
                        </w:r>
                      </w:p>
                    </w:txbxContent>
                  </v:textbox>
                </v:shape>
                <v:shape id="Straight Arrow Connector 29" o:spid="_x0000_s1042" type="#_x0000_t32" style="position:absolute;left:41706;top:15035;width:0;height:2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4h9sMAAADbAAAADwAAAGRycy9kb3ducmV2LnhtbESPT4vCMBTE78J+h/AWvGmqS6Vb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OIfbDAAAA2wAAAA8AAAAAAAAAAAAA&#10;AAAAoQIAAGRycy9kb3ducmV2LnhtbFBLBQYAAAAABAAEAPkAAACRAwAAAAA=&#10;" strokecolor="#4579b8 [3044]">
                  <v:stroke endarrow="open"/>
                </v:shape>
                <v:shape id="Straight Arrow Connector 30" o:spid="_x0000_s1043" type="#_x0000_t32" style="position:absolute;left:45695;top:10430;width:36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Text Box 13" o:spid="_x0000_s1044" type="#_x0000_t202" style="position:absolute;left:39453;top:17087;width:4412;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7T7cMA&#10;AADbAAAADwAAAGRycy9kb3ducmV2LnhtbESPQWsCMRSE7wX/Q3iF3mpWhVK2RlkKihQsaHvo8ZE8&#10;s4ublyV51e2/N4VCj8PMfMMs12Po1YVS7iIbmE0rUMQ2uo69gc+PzeMzqCzIDvvIZOCHMqxXk7sl&#10;1i5e+UCXo3hVIJxrNNCKDLXW2bYUME/jQFy8U0wBpcjktUt4LfDQ63lVPemAHZeFFgd6bcmej9/B&#10;wNthi3O/3VX7xZc0715sk5M15uF+bF5ACY3yH/5r75yBxQx+v5Qf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7T7cMAAADbAAAADwAAAAAAAAAAAAAAAACYAgAAZHJzL2Rv&#10;d25yZXYueG1sUEsFBgAAAAAEAAQA9QAAAIgDAAAAAA==&#10;" fillcolor="window" strokecolor="window" strokeweight=".5pt">
                  <v:textbox>
                    <w:txbxContent>
                      <w:p w:rsidR="00EC2308" w:rsidRDefault="00EC2308" w:rsidP="00353DE2">
                        <w:pPr>
                          <w:pStyle w:val="NormalWeb"/>
                          <w:spacing w:before="0" w:beforeAutospacing="0" w:after="60" w:afterAutospacing="0"/>
                        </w:pPr>
                        <w:r>
                          <w:rPr>
                            <w:sz w:val="20"/>
                            <w:szCs w:val="20"/>
                          </w:rPr>
                          <w:t>TLP</w:t>
                        </w:r>
                      </w:p>
                      <w:p w:rsidR="00EC2308" w:rsidRDefault="00EC2308" w:rsidP="00353DE2">
                        <w:pPr>
                          <w:pStyle w:val="NormalWeb"/>
                          <w:spacing w:before="0" w:beforeAutospacing="0" w:after="60" w:afterAutospacing="0"/>
                        </w:pPr>
                        <w:r>
                          <w:rPr>
                            <w:strike/>
                            <w:color w:val="FF0000"/>
                            <w:sz w:val="20"/>
                            <w:szCs w:val="20"/>
                            <w:lang w:val="en-CA"/>
                          </w:rPr>
                          <w:t>Interrupt Queue</w:t>
                        </w:r>
                      </w:p>
                      <w:p w:rsidR="00EC2308" w:rsidRDefault="00EC2308" w:rsidP="00353DE2">
                        <w:pPr>
                          <w:pStyle w:val="NormalWeb"/>
                          <w:spacing w:before="0" w:beforeAutospacing="0" w:after="60" w:afterAutospacing="0"/>
                        </w:pPr>
                        <w:r>
                          <w:rPr>
                            <w:sz w:val="20"/>
                            <w:szCs w:val="20"/>
                            <w:lang w:val="en-CA"/>
                          </w:rPr>
                          <w:t> </w:t>
                        </w:r>
                      </w:p>
                    </w:txbxContent>
                  </v:textbox>
                </v:shape>
                <v:shape id="Text Box 13" o:spid="_x0000_s1045" type="#_x0000_t202" style="position:absolute;left:49298;top:9078;width:6589;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NmsMA&#10;AADbAAAADwAAAGRycy9kb3ducmV2LnhtbESPQUsDMRSE74L/IbyCN5vtFkTWpmURLEWo0NaDx0fy&#10;zC5uXpbk2a7/vhEEj8PMfMOsNlMY1JlS7iMbWMwrUMQ2up69gffTy/0jqCzIDofIZOCHMmzWtzcr&#10;bFy88IHOR/GqQDg3aKATGRuts+0oYJ7Hkbh4nzEFlCKT1y7hpcDDoOuqetABey4LHY703JH9On4H&#10;A6+HLdZ+u6v2yw9p37zYNidrzN1sap9ACU3yH/5r75yBZQ2/X8oP0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xNmsMAAADbAAAADwAAAAAAAAAAAAAAAACYAgAAZHJzL2Rv&#10;d25yZXYueG1sUEsFBgAAAAAEAAQA9QAAAIgDAAAAAA==&#10;" fillcolor="window" strokecolor="window" strokeweight=".5pt">
                  <v:textbox>
                    <w:txbxContent>
                      <w:p w:rsidR="00EC2308" w:rsidRDefault="00EC2308" w:rsidP="00353DE2">
                        <w:pPr>
                          <w:pStyle w:val="NormalWeb"/>
                          <w:spacing w:before="0" w:beforeAutospacing="0" w:after="60" w:afterAutospacing="0"/>
                        </w:pPr>
                        <w:proofErr w:type="spellStart"/>
                        <w:proofErr w:type="gramStart"/>
                        <w:r>
                          <w:rPr>
                            <w:sz w:val="20"/>
                            <w:szCs w:val="20"/>
                          </w:rPr>
                          <w:t>interrupt</w:t>
                        </w:r>
                        <w:proofErr w:type="spellEnd"/>
                        <w:proofErr w:type="gramEnd"/>
                      </w:p>
                      <w:p w:rsidR="00EC2308" w:rsidRDefault="00EC2308" w:rsidP="00353DE2">
                        <w:pPr>
                          <w:pStyle w:val="NormalWeb"/>
                          <w:spacing w:before="0" w:beforeAutospacing="0" w:after="60" w:afterAutospacing="0"/>
                        </w:pPr>
                        <w:r>
                          <w:rPr>
                            <w:sz w:val="20"/>
                            <w:szCs w:val="20"/>
                            <w:lang w:val="en-CA"/>
                          </w:rPr>
                          <w:t> </w:t>
                        </w:r>
                      </w:p>
                    </w:txbxContent>
                  </v:textbox>
                </v:shape>
                <w10:anchorlock/>
              </v:group>
            </w:pict>
          </mc:Fallback>
        </mc:AlternateContent>
      </w:r>
    </w:p>
    <w:p w:rsidR="00353DE2" w:rsidRDefault="00E049D7" w:rsidP="00353DE2">
      <w:pPr>
        <w:pStyle w:val="Caption"/>
        <w:rPr>
          <w:lang w:val="en-CA"/>
        </w:rPr>
      </w:pPr>
      <w:bookmarkStart w:id="52" w:name="_Ref432660096"/>
      <w:r w:rsidRPr="00E178E9">
        <w:rPr>
          <w:lang w:val="en-CA"/>
        </w:rPr>
        <w:t xml:space="preserve">Figure </w:t>
      </w:r>
      <w:r w:rsidRPr="00E178E9">
        <w:rPr>
          <w:lang w:val="en-CA"/>
        </w:rPr>
        <w:fldChar w:fldCharType="begin"/>
      </w:r>
      <w:r w:rsidRPr="00E178E9">
        <w:rPr>
          <w:lang w:val="en-CA"/>
        </w:rPr>
        <w:instrText xml:space="preserve"> SEQ Figure \* ARABIC </w:instrText>
      </w:r>
      <w:r w:rsidRPr="00E178E9">
        <w:rPr>
          <w:lang w:val="en-CA"/>
        </w:rPr>
        <w:fldChar w:fldCharType="separate"/>
      </w:r>
      <w:r w:rsidRPr="00E178E9">
        <w:rPr>
          <w:noProof/>
          <w:lang w:val="en-CA"/>
        </w:rPr>
        <w:t>16</w:t>
      </w:r>
      <w:r w:rsidRPr="00E178E9">
        <w:rPr>
          <w:lang w:val="en-CA"/>
        </w:rPr>
        <w:fldChar w:fldCharType="end"/>
      </w:r>
      <w:bookmarkEnd w:id="52"/>
      <w:r w:rsidRPr="00E178E9">
        <w:rPr>
          <w:lang w:val="en-CA"/>
        </w:rPr>
        <w:t xml:space="preserve"> Interrupt Queue Data Structure</w:t>
      </w:r>
      <w:r w:rsidR="00353DE2" w:rsidRPr="00E178E9">
        <w:rPr>
          <w:lang w:val="en-CA"/>
        </w:rPr>
        <w:t xml:space="preserve"> and block diagram</w:t>
      </w:r>
    </w:p>
    <w:p w:rsidR="00353DE2" w:rsidRDefault="00353DE2" w:rsidP="00E178E9">
      <w:pPr>
        <w:rPr>
          <w:lang w:val="en-CA"/>
        </w:rPr>
      </w:pPr>
      <w:r>
        <w:rPr>
          <w:lang w:val="en-CA"/>
        </w:rPr>
        <w:t xml:space="preserve">The interrupt queue module receives </w:t>
      </w:r>
      <w:r w:rsidR="000A5A76">
        <w:rPr>
          <w:lang w:val="en-CA"/>
        </w:rPr>
        <w:t xml:space="preserve">a vector of all interrupt sources. Typically, the vector will be the concatenation of all interrupt status register, but other interrupt source that does not need to be reset can also be used. The goal is to include all sources, including the secondary interrupt status register, in such a way that the driver does not need to read from the PCI device to know how to handle the interrupt.  </w:t>
      </w:r>
    </w:p>
    <w:p w:rsidR="000A5A76" w:rsidRDefault="000A5A76" w:rsidP="00E178E9">
      <w:pPr>
        <w:rPr>
          <w:lang w:val="en-CA"/>
        </w:rPr>
      </w:pPr>
    </w:p>
    <w:p w:rsidR="000A5A76" w:rsidRDefault="000A5A76" w:rsidP="00E178E9">
      <w:pPr>
        <w:rPr>
          <w:lang w:val="en-CA"/>
        </w:rPr>
      </w:pPr>
      <w:r>
        <w:rPr>
          <w:lang w:val="en-CA"/>
        </w:rPr>
        <w:t>Whenever there is a rising edge on an interrupt source</w:t>
      </w:r>
      <w:r w:rsidR="000F68AC">
        <w:rPr>
          <w:lang w:val="en-CA"/>
        </w:rPr>
        <w:t xml:space="preserve">, the interrupt queue module will latch that event. When there is at least one latched event, the interrupt queue will try to write the latched vector into the interrupt queue located in the host memory.  The queue of 4 kB long is configured by the driver through the address register. </w:t>
      </w:r>
      <w:proofErr w:type="gramStart"/>
      <w:r w:rsidR="000F68AC">
        <w:rPr>
          <w:lang w:val="en-CA"/>
        </w:rPr>
        <w:t xml:space="preserve">The interrupt queue module check if there is room by comparing the Producer pointer, </w:t>
      </w:r>
      <w:del w:id="53" w:author="Jean-Francois Larin" w:date="2017-04-20T13:23:00Z">
        <w:r w:rsidR="000F68AC" w:rsidDel="00EC2308">
          <w:rPr>
            <w:lang w:val="en-CA"/>
          </w:rPr>
          <w:delText>located in host memory right after the 4k</w:delText>
        </w:r>
        <w:r w:rsidR="004C3C66" w:rsidDel="00EC2308">
          <w:rPr>
            <w:lang w:val="en-CA"/>
          </w:rPr>
          <w:delText>B</w:delText>
        </w:r>
        <w:r w:rsidR="000F68AC" w:rsidDel="00EC2308">
          <w:rPr>
            <w:lang w:val="en-CA"/>
          </w:rPr>
          <w:delText xml:space="preserve"> queue</w:delText>
        </w:r>
      </w:del>
      <w:ins w:id="54" w:author="Jean-Francois Larin" w:date="2017-04-20T13:23:00Z">
        <w:r w:rsidR="00EC2308">
          <w:rPr>
            <w:lang w:val="en-CA"/>
          </w:rPr>
          <w:t>an internal counter in the FPGA</w:t>
        </w:r>
      </w:ins>
      <w:r w:rsidR="000F68AC">
        <w:rPr>
          <w:lang w:val="en-CA"/>
        </w:rPr>
        <w:t>, and the consumer index located in the device register space.</w:t>
      </w:r>
      <w:proofErr w:type="gramEnd"/>
      <w:r w:rsidR="000F68AC">
        <w:rPr>
          <w:lang w:val="en-CA"/>
        </w:rPr>
        <w:t xml:space="preserve">  If there is enough space, it writes all the interrupt sources latched through </w:t>
      </w:r>
      <w:r w:rsidR="000F68AC">
        <w:rPr>
          <w:lang w:val="en-CA"/>
        </w:rPr>
        <w:lastRenderedPageBreak/>
        <w:t>the TLP interface (Transaction Layer Protocol)</w:t>
      </w:r>
      <w:r w:rsidR="007F3363">
        <w:rPr>
          <w:lang w:val="en-CA"/>
        </w:rPr>
        <w:t>, rounded-up to the next 32-bit boundary</w:t>
      </w:r>
      <w:ins w:id="55" w:author="Jean-Francois Larin" w:date="2017-04-20T13:23:00Z">
        <w:r w:rsidR="00EC2308">
          <w:rPr>
            <w:lang w:val="en-CA"/>
          </w:rPr>
          <w:t xml:space="preserve"> and rounded up to a power of 2</w:t>
        </w:r>
      </w:ins>
      <w:r w:rsidR="000F68AC">
        <w:rPr>
          <w:lang w:val="en-CA"/>
        </w:rPr>
        <w:t xml:space="preserve">.  Then it updates </w:t>
      </w:r>
      <w:del w:id="56" w:author="Jean-Francois Larin" w:date="2017-04-20T13:24:00Z">
        <w:r w:rsidR="000F68AC" w:rsidDel="00EC2308">
          <w:rPr>
            <w:lang w:val="en-CA"/>
          </w:rPr>
          <w:delText xml:space="preserve">the </w:delText>
        </w:r>
      </w:del>
      <w:ins w:id="57" w:author="Jean-Francois Larin" w:date="2017-04-20T13:24:00Z">
        <w:r w:rsidR="00EC2308">
          <w:rPr>
            <w:lang w:val="en-CA"/>
          </w:rPr>
          <w:t xml:space="preserve">its </w:t>
        </w:r>
      </w:ins>
      <w:r w:rsidR="000F68AC">
        <w:rPr>
          <w:lang w:val="en-CA"/>
        </w:rPr>
        <w:t xml:space="preserve">Producer Index and generates an interrupt to the host through normal interrupt mechanism (legacy </w:t>
      </w:r>
      <w:proofErr w:type="spellStart"/>
      <w:r w:rsidR="000F68AC">
        <w:rPr>
          <w:lang w:val="en-CA"/>
        </w:rPr>
        <w:t>INTa_n</w:t>
      </w:r>
      <w:proofErr w:type="spellEnd"/>
      <w:r w:rsidR="000F68AC">
        <w:rPr>
          <w:lang w:val="en-CA"/>
        </w:rPr>
        <w:t>, MSI or MSI-X).</w:t>
      </w:r>
      <w:r w:rsidR="007F3363">
        <w:rPr>
          <w:lang w:val="en-CA"/>
        </w:rPr>
        <w:t xml:space="preserve"> </w:t>
      </w:r>
    </w:p>
    <w:p w:rsidR="007F3363" w:rsidRDefault="007F3363" w:rsidP="00E178E9">
      <w:pPr>
        <w:rPr>
          <w:lang w:val="en-CA"/>
        </w:rPr>
      </w:pPr>
    </w:p>
    <w:p w:rsidR="00217581" w:rsidRDefault="00EC2308" w:rsidP="00E178E9">
      <w:pPr>
        <w:rPr>
          <w:ins w:id="58" w:author="Jean-Francois Larin" w:date="2017-04-20T13:35:00Z"/>
          <w:lang w:val="en-CA"/>
        </w:rPr>
      </w:pPr>
      <w:ins w:id="59" w:author="Jean-Francois Larin" w:date="2017-04-20T13:29:00Z">
        <w:r>
          <w:rPr>
            <w:lang w:val="en-CA"/>
          </w:rPr>
          <w:t xml:space="preserve">The driver needs to clear the whole queue space to 0 before enabling the interrupt queue. </w:t>
        </w:r>
      </w:ins>
      <w:r w:rsidR="007F3363">
        <w:rPr>
          <w:lang w:val="en-CA"/>
        </w:rPr>
        <w:t xml:space="preserve">The driver, upon receiving the interrupt </w:t>
      </w:r>
      <w:del w:id="60" w:author="Jean-Francois Larin" w:date="2017-04-20T13:24:00Z">
        <w:r w:rsidR="007F3363" w:rsidDel="00EC2308">
          <w:rPr>
            <w:lang w:val="en-CA"/>
          </w:rPr>
          <w:delText>will read the</w:delText>
        </w:r>
      </w:del>
      <w:ins w:id="61" w:author="Jean-Francois Larin" w:date="2017-04-20T13:24:00Z">
        <w:r>
          <w:rPr>
            <w:lang w:val="en-CA"/>
          </w:rPr>
          <w:t>has to infer the</w:t>
        </w:r>
      </w:ins>
      <w:r w:rsidR="007F3363">
        <w:rPr>
          <w:lang w:val="en-CA"/>
        </w:rPr>
        <w:t xml:space="preserve"> </w:t>
      </w:r>
      <w:ins w:id="62" w:author="Jean-Francois Larin" w:date="2017-04-20T13:29:00Z">
        <w:r>
          <w:rPr>
            <w:lang w:val="en-CA"/>
          </w:rPr>
          <w:t xml:space="preserve">value of the </w:t>
        </w:r>
      </w:ins>
      <w:r w:rsidR="007F3363">
        <w:rPr>
          <w:lang w:val="en-CA"/>
        </w:rPr>
        <w:t>producer index</w:t>
      </w:r>
      <w:ins w:id="63" w:author="Jean-Francois Larin" w:date="2017-04-20T13:26:00Z">
        <w:r>
          <w:rPr>
            <w:lang w:val="en-CA"/>
          </w:rPr>
          <w:t>.</w:t>
        </w:r>
      </w:ins>
      <w:del w:id="64" w:author="Jean-Francois Larin" w:date="2017-04-20T13:26:00Z">
        <w:r w:rsidR="007F3363" w:rsidDel="00EC2308">
          <w:rPr>
            <w:lang w:val="en-CA"/>
          </w:rPr>
          <w:delText>, compare with the consumer index (shadowed in the driver) and compute how many elements are in the queue.</w:delText>
        </w:r>
      </w:del>
      <w:ins w:id="65" w:author="Jean-Francois Larin" w:date="2017-04-20T13:29:00Z">
        <w:r>
          <w:rPr>
            <w:lang w:val="en-CA"/>
          </w:rPr>
          <w:t xml:space="preserve"> The driver needs to read the next element (32 or 64 bits) after its shadowed consumer index and check that there is at least one bit set.  If the element is non-zero, it means it has been written by the queue engine and it </w:t>
        </w:r>
      </w:ins>
      <w:ins w:id="66" w:author="Jean-Francois Larin" w:date="2017-04-20T13:31:00Z">
        <w:r>
          <w:rPr>
            <w:lang w:val="en-CA"/>
          </w:rPr>
          <w:t>belongs</w:t>
        </w:r>
      </w:ins>
      <w:ins w:id="67" w:author="Jean-Francois Larin" w:date="2017-04-20T13:29:00Z">
        <w:r>
          <w:rPr>
            <w:lang w:val="en-CA"/>
          </w:rPr>
          <w:t xml:space="preserve"> to the driver. The driver must</w:t>
        </w:r>
      </w:ins>
      <w:r w:rsidR="007F3363">
        <w:rPr>
          <w:lang w:val="en-CA"/>
        </w:rPr>
        <w:t xml:space="preserve"> </w:t>
      </w:r>
      <w:ins w:id="68" w:author="Jean-Francois Larin" w:date="2017-04-20T13:31:00Z">
        <w:r>
          <w:rPr>
            <w:lang w:val="en-CA"/>
          </w:rPr>
          <w:t xml:space="preserve">treat </w:t>
        </w:r>
      </w:ins>
      <w:ins w:id="69" w:author="Jean-Francois Larin" w:date="2017-04-20T13:32:00Z">
        <w:r>
          <w:rPr>
            <w:lang w:val="en-CA"/>
          </w:rPr>
          <w:t>those events</w:t>
        </w:r>
      </w:ins>
      <w:ins w:id="70" w:author="Jean-Francois Larin" w:date="2017-04-20T13:31:00Z">
        <w:r>
          <w:rPr>
            <w:lang w:val="en-CA"/>
          </w:rPr>
          <w:t>, clear back the element to 0 and then update the consumer index</w:t>
        </w:r>
      </w:ins>
      <w:ins w:id="71" w:author="Jean-Francois Larin" w:date="2017-04-20T13:53:00Z">
        <w:r w:rsidR="006219AC">
          <w:rPr>
            <w:lang w:val="en-CA"/>
          </w:rPr>
          <w:t xml:space="preserve"> (CONS_IDX).</w:t>
        </w:r>
      </w:ins>
      <w:ins w:id="72" w:author="Jean-Francois Larin" w:date="2017-04-20T13:31:00Z">
        <w:r>
          <w:rPr>
            <w:lang w:val="en-CA"/>
          </w:rPr>
          <w:t xml:space="preserve"> </w:t>
        </w:r>
      </w:ins>
      <w:ins w:id="73" w:author="Jean-Francois Larin" w:date="2017-04-20T13:32:00Z">
        <w:r w:rsidR="00217581">
          <w:rPr>
            <w:lang w:val="en-CA"/>
          </w:rPr>
          <w:t xml:space="preserve">The driver should then check the next element in the queue to confirm that it is 0, which implies this element is pointed by the producer index and belong to the hardware, or that the element is non-zero and belongs to the driver. </w:t>
        </w:r>
      </w:ins>
      <w:r w:rsidR="007F3363">
        <w:rPr>
          <w:lang w:val="en-CA"/>
        </w:rPr>
        <w:t>Since the number of element in the Source vector</w:t>
      </w:r>
      <w:r w:rsidR="0015343D">
        <w:rPr>
          <w:lang w:val="en-CA"/>
        </w:rPr>
        <w:t xml:space="preserve"> can be larger </w:t>
      </w:r>
      <w:r w:rsidR="004C3C66">
        <w:rPr>
          <w:lang w:val="en-CA"/>
        </w:rPr>
        <w:t>than</w:t>
      </w:r>
      <w:r w:rsidR="0015343D">
        <w:rPr>
          <w:lang w:val="en-CA"/>
        </w:rPr>
        <w:t xml:space="preserve"> 32</w:t>
      </w:r>
      <w:r w:rsidR="004C3C66">
        <w:rPr>
          <w:lang w:val="en-CA"/>
        </w:rPr>
        <w:t xml:space="preserve">, the driver has to divide the number of DW in the queue by the number of DW per element (NB_DW, a static value) to find the number of interrupt elements in the queue.  </w:t>
      </w:r>
    </w:p>
    <w:p w:rsidR="00217581" w:rsidRDefault="00217581" w:rsidP="00E178E9">
      <w:pPr>
        <w:rPr>
          <w:ins w:id="74" w:author="Jean-Francois Larin" w:date="2017-04-20T13:36:00Z"/>
          <w:lang w:val="en-CA"/>
        </w:rPr>
      </w:pPr>
    </w:p>
    <w:p w:rsidR="00217581" w:rsidRDefault="00217581" w:rsidP="00E178E9">
      <w:pPr>
        <w:rPr>
          <w:ins w:id="75" w:author="Jean-Francois Larin" w:date="2017-04-20T13:42:00Z"/>
          <w:lang w:val="en-CA"/>
        </w:rPr>
      </w:pPr>
      <w:ins w:id="76" w:author="Jean-Francois Larin" w:date="2017-04-20T13:36:00Z">
        <w:r>
          <w:rPr>
            <w:lang w:val="en-CA"/>
          </w:rPr>
          <w:t>The event source input in the queue can be an event (something that happens periodically) or an interrupt status bit</w:t>
        </w:r>
      </w:ins>
      <w:ins w:id="77" w:author="Jean-Francois Larin" w:date="2017-04-20T13:37:00Z">
        <w:r>
          <w:rPr>
            <w:lang w:val="en-CA"/>
          </w:rPr>
          <w:t xml:space="preserve"> </w:t>
        </w:r>
      </w:ins>
      <w:ins w:id="78" w:author="Jean-Francois Larin" w:date="2017-04-20T13:36:00Z">
        <w:r>
          <w:rPr>
            <w:lang w:val="en-CA"/>
          </w:rPr>
          <w:t>that becomes</w:t>
        </w:r>
      </w:ins>
      <w:ins w:id="79" w:author="Jean-Francois Larin" w:date="2017-04-20T13:37:00Z">
        <w:r>
          <w:rPr>
            <w:lang w:val="en-CA"/>
          </w:rPr>
          <w:t xml:space="preserve"> asserted when an event occurs. In the case where an interrupt status bit is used, the driver should acknowledge that bit in the processing of the queue elements so rising edge of the bit can occur again and event can be signalled through the queue to the driver again.  This is design dependant and should be negotiated between software and hardware designers.</w:t>
        </w:r>
      </w:ins>
    </w:p>
    <w:p w:rsidR="00217581" w:rsidRDefault="00217581" w:rsidP="00E178E9">
      <w:pPr>
        <w:rPr>
          <w:ins w:id="80" w:author="Jean-Francois Larin" w:date="2017-04-20T13:35:00Z"/>
          <w:lang w:val="en-CA"/>
        </w:rPr>
      </w:pPr>
    </w:p>
    <w:p w:rsidR="007F3363" w:rsidDel="006219AC" w:rsidRDefault="004C3C66" w:rsidP="00E178E9">
      <w:pPr>
        <w:rPr>
          <w:del w:id="81" w:author="Jean-Francois Larin" w:date="2017-04-20T13:53:00Z"/>
          <w:lang w:val="en-CA"/>
        </w:rPr>
      </w:pPr>
      <w:del w:id="82" w:author="Jean-Francois Larin" w:date="2017-04-20T13:52:00Z">
        <w:r w:rsidDel="006219AC">
          <w:rPr>
            <w:lang w:val="en-CA"/>
          </w:rPr>
          <w:delText>Then, for every element in the queue, the driver should treat every interrupt bits and acknowledge the interrupt by writing the appropriate interrupt status bit in the device, if the interrupt source has an interrupt status bit.  This should deactivate the bit in the source vector, thereby re-enabling the interrupt rising edge detection</w:delText>
        </w:r>
      </w:del>
      <w:del w:id="83" w:author="Jean-Francois Larin" w:date="2017-04-20T13:53:00Z">
        <w:r w:rsidDel="006219AC">
          <w:rPr>
            <w:lang w:val="en-CA"/>
          </w:rPr>
          <w:delText>.</w:delText>
        </w:r>
        <w:r w:rsidR="008D5FB9" w:rsidDel="006219AC">
          <w:rPr>
            <w:lang w:val="en-CA"/>
          </w:rPr>
          <w:delText xml:space="preserve"> After an element is treated, the driver must free the queue space by incrementing the consumer index (CONS_IDX).</w:delText>
        </w:r>
      </w:del>
    </w:p>
    <w:p w:rsidR="004C3C66" w:rsidDel="006219AC" w:rsidRDefault="004C3C66" w:rsidP="00E178E9">
      <w:pPr>
        <w:rPr>
          <w:del w:id="84" w:author="Jean-Francois Larin" w:date="2017-04-20T13:53:00Z"/>
          <w:lang w:val="en-CA"/>
        </w:rPr>
      </w:pPr>
    </w:p>
    <w:p w:rsidR="004C3C66" w:rsidRDefault="004C3C66" w:rsidP="00E178E9">
      <w:pPr>
        <w:rPr>
          <w:lang w:val="en-CA"/>
        </w:rPr>
      </w:pPr>
      <w:r>
        <w:rPr>
          <w:lang w:val="en-CA"/>
        </w:rPr>
        <w:t>The mapping between the interrupt source vector position and the interrupt source and status bit position in register space is design dependant.</w:t>
      </w:r>
      <w:r w:rsidR="008D5FB9">
        <w:rPr>
          <w:lang w:val="en-CA"/>
        </w:rPr>
        <w:t xml:space="preserve"> When some backward compatibility is desired, the FPGA designer should take care not to reuse the same bit for different purposes.  The NB_DW static register should be used to expand the interrupt source vector if new interrupt source are needed.  Hence, the driver should read NB_DW in the course of its initialization to be future proof.</w:t>
      </w:r>
    </w:p>
    <w:p w:rsidR="0058470C" w:rsidRDefault="0058470C" w:rsidP="00E178E9">
      <w:pPr>
        <w:rPr>
          <w:lang w:val="en-CA"/>
        </w:rPr>
      </w:pPr>
    </w:p>
    <w:p w:rsidR="0058470C" w:rsidRPr="00353DE2" w:rsidRDefault="0058470C" w:rsidP="00E178E9">
      <w:pPr>
        <w:rPr>
          <w:lang w:val="en-CA"/>
        </w:rPr>
      </w:pPr>
      <w:r>
        <w:rPr>
          <w:lang w:val="en-CA"/>
        </w:rPr>
        <w:t>Interrupt moderation scheme could also be implemented in the interrupt queue module, if required.</w:t>
      </w:r>
    </w:p>
    <w:p w:rsidR="00081F77" w:rsidRPr="000F68AC" w:rsidRDefault="005A6E87" w:rsidP="006609A7">
      <w:pPr>
        <w:pStyle w:val="Heading3"/>
        <w:rPr>
          <w:lang w:val="en-CA"/>
        </w:rPr>
      </w:pPr>
      <w:bookmarkStart w:id="85" w:name="_Toc505612598"/>
      <w:r w:rsidRPr="000A5A76">
        <w:rPr>
          <w:lang w:val="en-CA"/>
        </w:rPr>
        <w:t>Iris3 Interrupt sources</w:t>
      </w:r>
      <w:bookmarkEnd w:id="85"/>
    </w:p>
    <w:p w:rsidR="005A6E87" w:rsidRDefault="006A4A12">
      <w:pPr>
        <w:rPr>
          <w:lang w:val="en-CA"/>
        </w:rPr>
      </w:pPr>
      <w:r w:rsidRPr="0058470C">
        <w:rPr>
          <w:lang w:val="en-CA"/>
        </w:rPr>
        <w:t xml:space="preserve">In a general </w:t>
      </w:r>
      <w:proofErr w:type="spellStart"/>
      <w:r w:rsidRPr="0058470C">
        <w:rPr>
          <w:lang w:val="en-CA"/>
        </w:rPr>
        <w:t>PCIe</w:t>
      </w:r>
      <w:proofErr w:type="spellEnd"/>
      <w:r w:rsidRPr="0058470C">
        <w:rPr>
          <w:lang w:val="en-CA"/>
        </w:rPr>
        <w:t xml:space="preserve"> adapter board, it is possible that the operating system does not allocate as many vectors as the </w:t>
      </w:r>
      <w:proofErr w:type="spellStart"/>
      <w:r w:rsidRPr="0058470C">
        <w:rPr>
          <w:lang w:val="en-CA"/>
        </w:rPr>
        <w:t>PCIe</w:t>
      </w:r>
      <w:proofErr w:type="spellEnd"/>
      <w:r w:rsidRPr="0058470C">
        <w:rPr>
          <w:lang w:val="en-CA"/>
        </w:rPr>
        <w:t xml:space="preserve"> device ask.  Then, the</w:t>
      </w:r>
      <w:r>
        <w:rPr>
          <w:lang w:val="en-CA"/>
        </w:rPr>
        <w:t xml:space="preserve"> FPGA and driver must alias many interrupt sources onto a reduced number of vectors (one in the case of recent Windows versions). </w:t>
      </w:r>
      <w:r w:rsidR="003C0010">
        <w:rPr>
          <w:lang w:val="en-CA"/>
        </w:rPr>
        <w:t xml:space="preserve">Since we control both the FPGA design and the host system, we don’t </w:t>
      </w:r>
      <w:r w:rsidR="0058470C">
        <w:rPr>
          <w:lang w:val="en-CA"/>
        </w:rPr>
        <w:t xml:space="preserve">want </w:t>
      </w:r>
      <w:r w:rsidR="003C0010">
        <w:rPr>
          <w:lang w:val="en-CA"/>
        </w:rPr>
        <w:t>to implement aliasing.</w:t>
      </w:r>
      <w:r w:rsidR="008B1461" w:rsidRPr="000821AC">
        <w:rPr>
          <w:lang w:val="en-CA"/>
        </w:rPr>
        <w:t xml:space="preserve"> </w:t>
      </w:r>
      <w:r>
        <w:rPr>
          <w:lang w:val="en-CA"/>
        </w:rPr>
        <w:t xml:space="preserve">The vector 0 however can be used for interrupts related to power management event (PME) or Hot Plug events.  Although we do not expect to use such events, </w:t>
      </w:r>
      <w:r w:rsidR="0058470C">
        <w:rPr>
          <w:lang w:val="en-CA"/>
        </w:rPr>
        <w:t xml:space="preserve">we could </w:t>
      </w:r>
      <w:r>
        <w:rPr>
          <w:lang w:val="en-CA"/>
        </w:rPr>
        <w:t>we reserve vector 0 for those events</w:t>
      </w:r>
      <w:r w:rsidR="0058470C">
        <w:rPr>
          <w:lang w:val="en-CA"/>
        </w:rPr>
        <w:t xml:space="preserve"> and let the interrupt queue drive vector 1</w:t>
      </w:r>
      <w:r>
        <w:rPr>
          <w:lang w:val="en-CA"/>
        </w:rPr>
        <w:t xml:space="preserve">.  </w:t>
      </w:r>
    </w:p>
    <w:p w:rsidR="006A4A12" w:rsidRDefault="006A4A12">
      <w:pPr>
        <w:rPr>
          <w:lang w:val="en-CA"/>
        </w:rPr>
      </w:pPr>
    </w:p>
    <w:p w:rsidR="006A4A12" w:rsidRPr="000821AC" w:rsidRDefault="006A4A12">
      <w:pPr>
        <w:rPr>
          <w:lang w:val="en-CA"/>
        </w:rPr>
      </w:pPr>
      <w:r>
        <w:rPr>
          <w:lang w:val="en-CA"/>
        </w:rPr>
        <w:t>The interrupt source and vector assignment will also be documented in register file by the definition of the interrupt status and mask registers</w:t>
      </w:r>
    </w:p>
    <w:p w:rsidR="005A6E87" w:rsidRDefault="000821AC" w:rsidP="006609A7">
      <w:pPr>
        <w:pStyle w:val="Heading4"/>
        <w:rPr>
          <w:lang w:val="en-CA" w:eastAsia="fr-CA"/>
        </w:rPr>
      </w:pPr>
      <w:bookmarkStart w:id="86" w:name="_Toc505612599"/>
      <w:r w:rsidRPr="000821AC">
        <w:rPr>
          <w:lang w:val="en-CA" w:eastAsia="fr-CA"/>
        </w:rPr>
        <w:t xml:space="preserve">SOE (Start </w:t>
      </w:r>
      <w:r>
        <w:rPr>
          <w:lang w:val="en-CA" w:eastAsia="fr-CA"/>
        </w:rPr>
        <w:t>o</w:t>
      </w:r>
      <w:r w:rsidR="005A6E87" w:rsidRPr="006609A7">
        <w:rPr>
          <w:lang w:val="en-CA" w:eastAsia="fr-CA"/>
        </w:rPr>
        <w:t>f Exposure)</w:t>
      </w:r>
      <w:bookmarkEnd w:id="86"/>
      <w:r w:rsidR="003C0010">
        <w:rPr>
          <w:lang w:val="en-CA" w:eastAsia="fr-CA"/>
        </w:rPr>
        <w:t xml:space="preserve"> </w:t>
      </w:r>
    </w:p>
    <w:p w:rsidR="000821AC" w:rsidRPr="006609A7" w:rsidRDefault="000821AC">
      <w:pPr>
        <w:rPr>
          <w:lang w:val="en-CA" w:eastAsia="fr-CA"/>
        </w:rPr>
      </w:pPr>
      <w:r>
        <w:rPr>
          <w:lang w:val="en-CA" w:eastAsia="fr-CA"/>
        </w:rPr>
        <w:t xml:space="preserve">This source fires an interrupt at the beginning of the exposure.  Refer to </w:t>
      </w:r>
      <w:r>
        <w:rPr>
          <w:lang w:val="en-CA" w:eastAsia="fr-CA"/>
        </w:rPr>
        <w:fldChar w:fldCharType="begin"/>
      </w:r>
      <w:r>
        <w:rPr>
          <w:lang w:val="en-CA" w:eastAsia="fr-CA"/>
        </w:rPr>
        <w:instrText xml:space="preserve"> REF _Ref413421882 \h </w:instrText>
      </w:r>
      <w:r>
        <w:rPr>
          <w:lang w:val="en-CA" w:eastAsia="fr-CA"/>
        </w:rPr>
      </w:r>
      <w:r>
        <w:rPr>
          <w:lang w:val="en-CA" w:eastAsia="fr-CA"/>
        </w:rPr>
        <w:fldChar w:fldCharType="separate"/>
      </w:r>
      <w:r w:rsidR="00296899" w:rsidRPr="00C414DC">
        <w:rPr>
          <w:lang w:val="en-CA"/>
        </w:rPr>
        <w:t xml:space="preserve">Figure </w:t>
      </w:r>
      <w:r w:rsidR="00296899">
        <w:rPr>
          <w:noProof/>
          <w:lang w:val="en-CA"/>
        </w:rPr>
        <w:t>10</w:t>
      </w:r>
      <w:r>
        <w:rPr>
          <w:lang w:val="en-CA" w:eastAsia="fr-CA"/>
        </w:rPr>
        <w:fldChar w:fldCharType="end"/>
      </w:r>
      <w:r>
        <w:rPr>
          <w:lang w:val="en-CA" w:eastAsia="fr-CA"/>
        </w:rPr>
        <w:t xml:space="preserve"> above.</w:t>
      </w:r>
    </w:p>
    <w:p w:rsidR="005A6E87" w:rsidRDefault="005A6E87" w:rsidP="006609A7">
      <w:pPr>
        <w:pStyle w:val="Heading4"/>
        <w:rPr>
          <w:lang w:val="en-CA" w:eastAsia="fr-CA"/>
        </w:rPr>
      </w:pPr>
      <w:bookmarkStart w:id="87" w:name="_Toc505612600"/>
      <w:r w:rsidRPr="006609A7">
        <w:rPr>
          <w:lang w:val="en-CA" w:eastAsia="fr-CA"/>
        </w:rPr>
        <w:t xml:space="preserve">EOE (End </w:t>
      </w:r>
      <w:r w:rsidR="000821AC" w:rsidRPr="000821AC">
        <w:rPr>
          <w:lang w:val="en-CA" w:eastAsia="fr-CA"/>
        </w:rPr>
        <w:t>of</w:t>
      </w:r>
      <w:r w:rsidRPr="006609A7">
        <w:rPr>
          <w:lang w:val="en-CA" w:eastAsia="fr-CA"/>
        </w:rPr>
        <w:t xml:space="preserve"> Exposure)</w:t>
      </w:r>
      <w:bookmarkEnd w:id="87"/>
    </w:p>
    <w:p w:rsidR="000821AC" w:rsidRDefault="000821AC">
      <w:pPr>
        <w:rPr>
          <w:lang w:val="en-CA" w:eastAsia="fr-CA"/>
        </w:rPr>
      </w:pPr>
      <w:r>
        <w:rPr>
          <w:lang w:val="en-CA" w:eastAsia="fr-CA"/>
        </w:rPr>
        <w:t>This source fires an interrupt at the end of the exposure on the sensor.</w:t>
      </w:r>
      <w:r w:rsidR="00CE12F7">
        <w:rPr>
          <w:lang w:val="en-CA" w:eastAsia="fr-CA"/>
        </w:rPr>
        <w:t xml:space="preserve"> The triggering mode and trigger pattern may cause the actual exposure to be extended, because there is a readout taking place. This event will be delayed until the end of the actual exposure. This could be used in the end application to notify software that the object of camera can be moved, for example.</w:t>
      </w:r>
    </w:p>
    <w:p w:rsidR="005A6E87" w:rsidRDefault="005A6E87" w:rsidP="006609A7">
      <w:pPr>
        <w:pStyle w:val="Heading4"/>
        <w:rPr>
          <w:lang w:val="en-CA" w:eastAsia="fr-CA"/>
        </w:rPr>
      </w:pPr>
      <w:bookmarkStart w:id="88" w:name="_Toc505612601"/>
      <w:r w:rsidRPr="006609A7">
        <w:rPr>
          <w:lang w:val="en-CA" w:eastAsia="fr-CA"/>
        </w:rPr>
        <w:lastRenderedPageBreak/>
        <w:t xml:space="preserve">SOS (Start </w:t>
      </w:r>
      <w:r w:rsidR="000821AC" w:rsidRPr="000821AC">
        <w:rPr>
          <w:lang w:val="en-CA" w:eastAsia="fr-CA"/>
        </w:rPr>
        <w:t>of</w:t>
      </w:r>
      <w:r w:rsidRPr="006609A7">
        <w:rPr>
          <w:lang w:val="en-CA" w:eastAsia="fr-CA"/>
        </w:rPr>
        <w:t xml:space="preserve"> Strobe)</w:t>
      </w:r>
      <w:bookmarkEnd w:id="88"/>
    </w:p>
    <w:p w:rsidR="00A85727" w:rsidRDefault="00A85727">
      <w:pPr>
        <w:rPr>
          <w:lang w:val="en-CA" w:eastAsia="fr-CA"/>
        </w:rPr>
      </w:pPr>
      <w:r>
        <w:rPr>
          <w:lang w:val="en-CA" w:eastAsia="fr-CA"/>
        </w:rPr>
        <w:t>This source fires an interrupt coincident with the turn-on of the strobe output.</w:t>
      </w:r>
    </w:p>
    <w:p w:rsidR="000821AC" w:rsidRPr="006609A7" w:rsidRDefault="000821AC">
      <w:pPr>
        <w:rPr>
          <w:lang w:val="en-CA" w:eastAsia="fr-CA"/>
        </w:rPr>
      </w:pPr>
    </w:p>
    <w:p w:rsidR="005A6E87" w:rsidRDefault="005A6E87" w:rsidP="006609A7">
      <w:pPr>
        <w:pStyle w:val="Heading4"/>
        <w:rPr>
          <w:lang w:val="en-CA" w:eastAsia="fr-CA"/>
        </w:rPr>
      </w:pPr>
      <w:bookmarkStart w:id="89" w:name="_Toc505612602"/>
      <w:r w:rsidRPr="006609A7">
        <w:rPr>
          <w:lang w:val="en-CA" w:eastAsia="fr-CA"/>
        </w:rPr>
        <w:t xml:space="preserve">EOS (End </w:t>
      </w:r>
      <w:r w:rsidR="000821AC" w:rsidRPr="000821AC">
        <w:rPr>
          <w:lang w:val="en-CA" w:eastAsia="fr-CA"/>
        </w:rPr>
        <w:t>of</w:t>
      </w:r>
      <w:r w:rsidRPr="006609A7">
        <w:rPr>
          <w:lang w:val="en-CA" w:eastAsia="fr-CA"/>
        </w:rPr>
        <w:t xml:space="preserve"> Strobe)</w:t>
      </w:r>
      <w:bookmarkEnd w:id="89"/>
    </w:p>
    <w:p w:rsidR="003C0010" w:rsidRPr="006609A7" w:rsidRDefault="003C0010" w:rsidP="003C0010">
      <w:pPr>
        <w:rPr>
          <w:lang w:val="en-CA" w:eastAsia="fr-CA"/>
        </w:rPr>
      </w:pPr>
      <w:r>
        <w:rPr>
          <w:lang w:val="en-CA" w:eastAsia="fr-CA"/>
        </w:rPr>
        <w:t>This source</w:t>
      </w:r>
      <w:r w:rsidR="00AD2618">
        <w:rPr>
          <w:lang w:val="en-CA" w:eastAsia="fr-CA"/>
        </w:rPr>
        <w:t xml:space="preserve"> fires an interrupt at the end of the active part of the strobe.  This could be used in the end application to move the camera for example</w:t>
      </w:r>
      <w:r w:rsidR="00CE12F7">
        <w:rPr>
          <w:lang w:val="en-CA" w:eastAsia="fr-CA"/>
        </w:rPr>
        <w:t>.</w:t>
      </w:r>
    </w:p>
    <w:p w:rsidR="005A6E87" w:rsidRPr="006609A7" w:rsidRDefault="005A6E87" w:rsidP="006609A7">
      <w:pPr>
        <w:pStyle w:val="Heading4"/>
        <w:rPr>
          <w:lang w:val="en-CA" w:eastAsia="fr-CA"/>
        </w:rPr>
      </w:pPr>
      <w:bookmarkStart w:id="90" w:name="_Toc505612603"/>
      <w:r w:rsidRPr="006609A7">
        <w:rPr>
          <w:lang w:val="en-CA" w:eastAsia="fr-CA"/>
        </w:rPr>
        <w:t xml:space="preserve">SOG (Start </w:t>
      </w:r>
      <w:r w:rsidR="000821AC" w:rsidRPr="006609A7">
        <w:rPr>
          <w:lang w:val="en-CA" w:eastAsia="fr-CA"/>
        </w:rPr>
        <w:t>of</w:t>
      </w:r>
      <w:r w:rsidRPr="006609A7">
        <w:rPr>
          <w:lang w:val="en-CA" w:eastAsia="fr-CA"/>
        </w:rPr>
        <w:t xml:space="preserve"> Grab)</w:t>
      </w:r>
      <w:bookmarkEnd w:id="90"/>
    </w:p>
    <w:p w:rsidR="00AD2618" w:rsidRPr="006609A7" w:rsidRDefault="00CE12F7">
      <w:pPr>
        <w:rPr>
          <w:lang w:val="en-CA" w:eastAsia="fr-CA"/>
        </w:rPr>
      </w:pPr>
      <w:r w:rsidRPr="006609A7">
        <w:rPr>
          <w:lang w:val="en-CA" w:eastAsia="fr-CA"/>
        </w:rPr>
        <w:t xml:space="preserve">This source fires an interrupt at the beginning of the </w:t>
      </w:r>
      <w:r w:rsidR="007A3A22" w:rsidRPr="006609A7">
        <w:rPr>
          <w:lang w:val="en-CA" w:eastAsia="fr-CA"/>
        </w:rPr>
        <w:t>acquisition of valid data by the FPGA</w:t>
      </w:r>
      <w:r w:rsidR="007A3A22">
        <w:rPr>
          <w:lang w:val="en-CA" w:eastAsia="fr-CA"/>
        </w:rPr>
        <w:t>, during the readout</w:t>
      </w:r>
      <w:r w:rsidR="007A3A22" w:rsidRPr="006609A7">
        <w:rPr>
          <w:lang w:val="en-CA" w:eastAsia="fr-CA"/>
        </w:rPr>
        <w:t xml:space="preserve">. </w:t>
      </w:r>
      <w:r w:rsidR="007A3A22">
        <w:rPr>
          <w:lang w:val="en-CA" w:eastAsia="fr-CA"/>
        </w:rPr>
        <w:t>The SOG interrupt</w:t>
      </w:r>
      <w:r w:rsidR="007A3A22" w:rsidRPr="007A3A22">
        <w:rPr>
          <w:lang w:val="en-CA" w:eastAsia="fr-CA"/>
        </w:rPr>
        <w:t xml:space="preserve"> happens after the FOT and after the top blanking lines are</w:t>
      </w:r>
      <w:r w:rsidR="007A3A22" w:rsidRPr="006609A7">
        <w:rPr>
          <w:lang w:val="en-CA" w:eastAsia="fr-CA"/>
        </w:rPr>
        <w:t xml:space="preserve"> </w:t>
      </w:r>
      <w:r w:rsidR="007A3A22" w:rsidRPr="007A3A22">
        <w:rPr>
          <w:lang w:val="en-CA" w:eastAsia="fr-CA"/>
        </w:rPr>
        <w:t>transferred</w:t>
      </w:r>
      <w:r w:rsidR="007A3A22" w:rsidRPr="006609A7">
        <w:rPr>
          <w:lang w:val="en-CA" w:eastAsia="fr-CA"/>
        </w:rPr>
        <w:t xml:space="preserve"> to the FPGA. </w:t>
      </w:r>
    </w:p>
    <w:p w:rsidR="005A6E87" w:rsidRPr="007A3A22" w:rsidRDefault="005A6E87" w:rsidP="006609A7">
      <w:pPr>
        <w:pStyle w:val="Heading4"/>
        <w:rPr>
          <w:lang w:val="en-CA" w:eastAsia="fr-CA"/>
        </w:rPr>
      </w:pPr>
      <w:bookmarkStart w:id="91" w:name="_Toc505612604"/>
      <w:r w:rsidRPr="007A3A22">
        <w:rPr>
          <w:lang w:val="en-CA" w:eastAsia="fr-CA"/>
        </w:rPr>
        <w:t xml:space="preserve">EOG (End </w:t>
      </w:r>
      <w:r w:rsidR="000821AC" w:rsidRPr="007A3A22">
        <w:rPr>
          <w:lang w:val="en-CA" w:eastAsia="fr-CA"/>
        </w:rPr>
        <w:t>of</w:t>
      </w:r>
      <w:r w:rsidRPr="007A3A22">
        <w:rPr>
          <w:lang w:val="en-CA" w:eastAsia="fr-CA"/>
        </w:rPr>
        <w:t xml:space="preserve"> Grab, aka End of DMA)</w:t>
      </w:r>
      <w:bookmarkEnd w:id="91"/>
    </w:p>
    <w:p w:rsidR="00AD2618" w:rsidRPr="00AD2618" w:rsidRDefault="00AD2618">
      <w:pPr>
        <w:rPr>
          <w:lang w:val="en-CA" w:eastAsia="fr-CA"/>
        </w:rPr>
      </w:pPr>
      <w:r w:rsidRPr="00296899">
        <w:rPr>
          <w:lang w:val="en-CA" w:eastAsia="fr-CA"/>
        </w:rPr>
        <w:t xml:space="preserve">This source fires an interrupt at the end of the acquisition of the image.  </w:t>
      </w:r>
      <w:r w:rsidRPr="00C42EF2">
        <w:rPr>
          <w:lang w:val="en-CA" w:eastAsia="fr-CA"/>
        </w:rPr>
        <w:t>This indicates that all data has reached</w:t>
      </w:r>
      <w:r>
        <w:rPr>
          <w:lang w:val="en-CA" w:eastAsia="fr-CA"/>
        </w:rPr>
        <w:t xml:space="preserve"> the host memory. The driver does not have to read any register in the FPGA before it processes the input frame.</w:t>
      </w:r>
    </w:p>
    <w:p w:rsidR="005A6E87" w:rsidRDefault="005A6E87" w:rsidP="006609A7">
      <w:pPr>
        <w:pStyle w:val="Heading4"/>
        <w:rPr>
          <w:lang w:val="en-CA" w:eastAsia="fr-CA"/>
        </w:rPr>
      </w:pPr>
      <w:bookmarkStart w:id="92" w:name="_Toc505612605"/>
      <w:r w:rsidRPr="00A85727">
        <w:rPr>
          <w:lang w:val="en-CA" w:eastAsia="fr-CA"/>
        </w:rPr>
        <w:t>ERR (</w:t>
      </w:r>
      <w:proofErr w:type="spellStart"/>
      <w:r w:rsidRPr="00A85727">
        <w:rPr>
          <w:lang w:val="en-CA" w:eastAsia="fr-CA"/>
        </w:rPr>
        <w:t>ERRor</w:t>
      </w:r>
      <w:proofErr w:type="spellEnd"/>
      <w:r w:rsidRPr="00A85727">
        <w:rPr>
          <w:lang w:val="en-CA" w:eastAsia="fr-CA"/>
        </w:rPr>
        <w:t>)</w:t>
      </w:r>
      <w:bookmarkEnd w:id="92"/>
    </w:p>
    <w:p w:rsidR="0054015E" w:rsidRDefault="0054015E">
      <w:pPr>
        <w:rPr>
          <w:lang w:val="en-CA" w:eastAsia="fr-CA"/>
        </w:rPr>
      </w:pPr>
      <w:r>
        <w:rPr>
          <w:lang w:val="en-CA" w:eastAsia="fr-CA"/>
        </w:rPr>
        <w:t>This source fires an interrupt when a catastrophic error occurs in the FPGA. This error source should only be fired in catastrophic failures where the driver cannot do anything to recover the situation. Occurrence of those errors should be notified to FPGA designers since it is expected that deep level hardware debugging will be needed to fix the problem.</w:t>
      </w:r>
    </w:p>
    <w:p w:rsidR="0054015E" w:rsidRPr="0054015E" w:rsidRDefault="0054015E">
      <w:pPr>
        <w:rPr>
          <w:lang w:val="en-CA" w:eastAsia="fr-CA"/>
        </w:rPr>
      </w:pPr>
      <w:r>
        <w:rPr>
          <w:lang w:val="en-CA" w:eastAsia="fr-CA"/>
        </w:rPr>
        <w:t xml:space="preserve">This is the error that needs to be triggered on </w:t>
      </w:r>
      <w:proofErr w:type="spellStart"/>
      <w:r>
        <w:rPr>
          <w:lang w:val="en-CA" w:eastAsia="fr-CA"/>
        </w:rPr>
        <w:t>PCIe</w:t>
      </w:r>
      <w:proofErr w:type="spellEnd"/>
      <w:r>
        <w:rPr>
          <w:lang w:val="en-CA" w:eastAsia="fr-CA"/>
        </w:rPr>
        <w:t xml:space="preserve"> register space </w:t>
      </w:r>
      <w:proofErr w:type="spellStart"/>
      <w:proofErr w:type="gramStart"/>
      <w:r>
        <w:rPr>
          <w:lang w:val="en-CA" w:eastAsia="fr-CA"/>
        </w:rPr>
        <w:t>fifo</w:t>
      </w:r>
      <w:proofErr w:type="spellEnd"/>
      <w:proofErr w:type="gramEnd"/>
      <w:r>
        <w:rPr>
          <w:lang w:val="en-CA" w:eastAsia="fr-CA"/>
        </w:rPr>
        <w:t xml:space="preserve"> underrun for example. If that condition occurs, read and write to the memory space will be corrupted from the overrun time.   </w:t>
      </w:r>
      <w:r w:rsidR="007A3A22">
        <w:rPr>
          <w:lang w:val="en-CA" w:eastAsia="fr-CA"/>
        </w:rPr>
        <w:t>By design, t</w:t>
      </w:r>
      <w:r>
        <w:rPr>
          <w:lang w:val="en-CA" w:eastAsia="fr-CA"/>
        </w:rPr>
        <w:t>he hardware must guarantee that this situation never occurs.  If it occurs, the only thing the driver can do to recover is to reset the whole FPGA</w:t>
      </w:r>
      <w:r w:rsidR="007A3A22">
        <w:rPr>
          <w:lang w:val="en-CA" w:eastAsia="fr-CA"/>
        </w:rPr>
        <w:t xml:space="preserve"> through the </w:t>
      </w:r>
      <w:proofErr w:type="spellStart"/>
      <w:r w:rsidR="007A3A22">
        <w:rPr>
          <w:lang w:val="en-CA" w:eastAsia="fr-CA"/>
        </w:rPr>
        <w:t>PCIe</w:t>
      </w:r>
      <w:proofErr w:type="spellEnd"/>
      <w:r w:rsidR="007A3A22">
        <w:rPr>
          <w:lang w:val="en-CA" w:eastAsia="fr-CA"/>
        </w:rPr>
        <w:t xml:space="preserve"> reset.</w:t>
      </w:r>
    </w:p>
    <w:p w:rsidR="005A6E87" w:rsidRPr="0054015E" w:rsidRDefault="005A6E87" w:rsidP="006609A7">
      <w:pPr>
        <w:pStyle w:val="Heading4"/>
        <w:rPr>
          <w:lang w:val="en-CA" w:eastAsia="fr-CA"/>
        </w:rPr>
      </w:pPr>
      <w:bookmarkStart w:id="93" w:name="_Toc505612606"/>
      <w:r w:rsidRPr="0054015E">
        <w:rPr>
          <w:lang w:val="en-CA" w:eastAsia="fr-CA"/>
        </w:rPr>
        <w:t>GBA (</w:t>
      </w:r>
      <w:r w:rsidR="00835CCB" w:rsidRPr="0054015E">
        <w:rPr>
          <w:lang w:val="en-CA" w:eastAsia="fr-CA"/>
        </w:rPr>
        <w:t>Grab</w:t>
      </w:r>
      <w:r w:rsidRPr="0054015E">
        <w:rPr>
          <w:lang w:val="en-CA" w:eastAsia="fr-CA"/>
        </w:rPr>
        <w:t xml:space="preserve"> Abort)</w:t>
      </w:r>
      <w:bookmarkEnd w:id="93"/>
    </w:p>
    <w:p w:rsidR="00BB53B5" w:rsidRPr="00BD330D" w:rsidRDefault="0054015E" w:rsidP="00BB53B5">
      <w:pPr>
        <w:rPr>
          <w:lang w:val="en-CA"/>
        </w:rPr>
      </w:pPr>
      <w:r>
        <w:rPr>
          <w:lang w:val="en-CA"/>
        </w:rPr>
        <w:t xml:space="preserve">This source fires an interrupt to notify the driver that the abort process is completed. </w:t>
      </w:r>
      <w:r w:rsidR="00835CCB">
        <w:rPr>
          <w:lang w:val="en-CA"/>
        </w:rPr>
        <w:t xml:space="preserve"> When the driver request an abort on an already sent grab command, it may take some time before the acquisition engine is ready to receive a new command.  This delay can be related to the readout process that cannot be interrupted, for example. Since the hardware is aware of the uninterruptible ongoing process, it will notify the software when normal operation </w:t>
      </w:r>
      <w:r w:rsidR="00835CCB" w:rsidRPr="00AD4B6B">
        <w:rPr>
          <w:lang w:val="en-CA"/>
        </w:rPr>
        <w:t>can resume.</w:t>
      </w:r>
    </w:p>
    <w:p w:rsidR="00835CCB" w:rsidRPr="00BD330D" w:rsidRDefault="00835CCB" w:rsidP="006609A7">
      <w:pPr>
        <w:pStyle w:val="Heading3"/>
        <w:rPr>
          <w:lang w:val="en-CA"/>
        </w:rPr>
      </w:pPr>
      <w:bookmarkStart w:id="94" w:name="_Toc505612607"/>
      <w:r w:rsidRPr="00BD330D">
        <w:rPr>
          <w:lang w:val="en-CA"/>
        </w:rPr>
        <w:t>Interrupt pending and</w:t>
      </w:r>
      <w:r w:rsidR="00AD4B6B">
        <w:rPr>
          <w:lang w:val="en-CA"/>
        </w:rPr>
        <w:t xml:space="preserve"> per vector</w:t>
      </w:r>
      <w:r w:rsidRPr="00BD330D">
        <w:rPr>
          <w:lang w:val="en-CA"/>
        </w:rPr>
        <w:t xml:space="preserve"> masks</w:t>
      </w:r>
      <w:bookmarkEnd w:id="94"/>
    </w:p>
    <w:p w:rsidR="00835CCB" w:rsidRPr="00BD330D" w:rsidRDefault="00835CCB" w:rsidP="006609A7">
      <w:pPr>
        <w:rPr>
          <w:lang w:val="en-CA"/>
        </w:rPr>
      </w:pPr>
      <w:r w:rsidRPr="00BD330D">
        <w:rPr>
          <w:lang w:val="en-CA"/>
        </w:rPr>
        <w:t>Please refer to PCI</w:t>
      </w:r>
      <w:r w:rsidR="00AF23EB" w:rsidRPr="00BD330D">
        <w:rPr>
          <w:lang w:val="en-CA"/>
        </w:rPr>
        <w:t xml:space="preserve"> 3.0 specification, section 6.8.1 for the MSI capabilities standard structure.  The mask bit definition can be found in section 6.8.1.7.  The Pending Bits can be found in section 6.8.1.8.</w:t>
      </w:r>
      <w:r w:rsidR="00AD4B6B" w:rsidRPr="00BD330D">
        <w:rPr>
          <w:lang w:val="en-CA"/>
        </w:rPr>
        <w:t xml:space="preserve">  Since those bit definitions are standard, we expect that manipulation of those config</w:t>
      </w:r>
      <w:r w:rsidR="00AD4B6B">
        <w:rPr>
          <w:lang w:val="en-CA"/>
        </w:rPr>
        <w:t>uration</w:t>
      </w:r>
      <w:r w:rsidR="00AD4B6B" w:rsidRPr="00BD330D">
        <w:rPr>
          <w:lang w:val="en-CA"/>
        </w:rPr>
        <w:t xml:space="preserve"> bits is done through the operating system API.</w:t>
      </w:r>
      <w:r w:rsidR="00AD4B6B">
        <w:rPr>
          <w:lang w:val="en-CA"/>
        </w:rPr>
        <w:t xml:space="preserve">  On the side, the interrupt status and mask register (which should be renamed ENABLE?) in the FPGA register space is accessed directly by the driver.</w:t>
      </w:r>
    </w:p>
    <w:p w:rsidR="0006707E" w:rsidRPr="00C414DC" w:rsidRDefault="0006707E" w:rsidP="006B537D">
      <w:pPr>
        <w:rPr>
          <w:b/>
          <w:lang w:val="en-CA"/>
        </w:rPr>
      </w:pPr>
      <w:r w:rsidRPr="00C414DC">
        <w:rPr>
          <w:lang w:val="en-CA"/>
        </w:rPr>
        <w:br w:type="page"/>
      </w:r>
      <w:bookmarkStart w:id="95" w:name="APPENDIX_B"/>
      <w:r w:rsidRPr="00C414DC">
        <w:rPr>
          <w:b/>
          <w:lang w:val="en-CA"/>
        </w:rPr>
        <w:lastRenderedPageBreak/>
        <w:t xml:space="preserve">APPENDIX </w:t>
      </w:r>
      <w:bookmarkEnd w:id="95"/>
      <w:r w:rsidR="00570199" w:rsidRPr="00C414DC">
        <w:rPr>
          <w:b/>
          <w:lang w:val="en-CA"/>
        </w:rPr>
        <w:t>A</w:t>
      </w:r>
      <w:r w:rsidRPr="00C414DC">
        <w:rPr>
          <w:b/>
          <w:lang w:val="en-CA"/>
        </w:rPr>
        <w:t>: RELATED DOCUMENTS</w:t>
      </w:r>
    </w:p>
    <w:p w:rsidR="0006707E" w:rsidRPr="00C414DC" w:rsidRDefault="0006707E" w:rsidP="006B537D">
      <w:pPr>
        <w:rPr>
          <w:lang w:val="en-CA"/>
        </w:rPr>
      </w:pPr>
    </w:p>
    <w:p w:rsidR="0006707E" w:rsidRPr="00C414DC" w:rsidRDefault="0006707E" w:rsidP="001B4052">
      <w:pPr>
        <w:rPr>
          <w:lang w:val="en-CA"/>
        </w:rPr>
      </w:pPr>
      <w:r w:rsidRPr="00C414DC">
        <w:rPr>
          <w:lang w:val="en-CA"/>
        </w:rPr>
        <w:t xml:space="preserve">Matrox Imaging, </w:t>
      </w:r>
      <w:r w:rsidR="005C74AF" w:rsidRPr="00C414DC">
        <w:rPr>
          <w:u w:val="single"/>
          <w:lang w:val="en-CA"/>
        </w:rPr>
        <w:t xml:space="preserve">LPC to </w:t>
      </w:r>
      <w:proofErr w:type="spellStart"/>
      <w:r w:rsidR="005C74AF" w:rsidRPr="00C414DC">
        <w:rPr>
          <w:u w:val="single"/>
          <w:lang w:val="en-CA"/>
        </w:rPr>
        <w:t>uart</w:t>
      </w:r>
      <w:proofErr w:type="spellEnd"/>
      <w:r w:rsidR="005C74AF" w:rsidRPr="00C414DC">
        <w:rPr>
          <w:u w:val="single"/>
          <w:lang w:val="en-CA"/>
        </w:rPr>
        <w:t xml:space="preserve"> and user IO </w:t>
      </w:r>
      <w:proofErr w:type="spellStart"/>
      <w:r w:rsidR="005C74AF" w:rsidRPr="00C414DC">
        <w:rPr>
          <w:u w:val="single"/>
          <w:lang w:val="en-CA"/>
        </w:rPr>
        <w:t>fpga</w:t>
      </w:r>
      <w:proofErr w:type="spellEnd"/>
      <w:r w:rsidR="005C74AF" w:rsidRPr="00C414DC">
        <w:rPr>
          <w:u w:val="single"/>
          <w:lang w:val="en-CA"/>
        </w:rPr>
        <w:t xml:space="preserve"> specification</w:t>
      </w:r>
      <w:r w:rsidRPr="00C414DC">
        <w:rPr>
          <w:lang w:val="en-CA"/>
        </w:rPr>
        <w:t xml:space="preserve">. </w:t>
      </w:r>
      <w:r w:rsidR="005C74AF" w:rsidRPr="00C414DC">
        <w:rPr>
          <w:lang w:val="en-CA"/>
        </w:rPr>
        <w:t>627-arhw-003-0.18</w:t>
      </w:r>
      <w:r w:rsidRPr="00C414DC">
        <w:rPr>
          <w:lang w:val="en-CA"/>
        </w:rPr>
        <w:t xml:space="preserve">, </w:t>
      </w:r>
      <w:r w:rsidR="005C74AF" w:rsidRPr="00C414DC">
        <w:rPr>
          <w:lang w:val="en-CA"/>
        </w:rPr>
        <w:t>October</w:t>
      </w:r>
      <w:r w:rsidRPr="00C414DC">
        <w:rPr>
          <w:lang w:val="en-CA"/>
        </w:rPr>
        <w:t xml:space="preserve"> 10, 20</w:t>
      </w:r>
      <w:r w:rsidR="005C74AF" w:rsidRPr="00C414DC">
        <w:rPr>
          <w:lang w:val="en-CA"/>
        </w:rPr>
        <w:t xml:space="preserve">13, </w:t>
      </w:r>
      <w:hyperlink r:id="rId33" w:history="1">
        <w:r w:rsidR="005C74AF" w:rsidRPr="00C414DC">
          <w:rPr>
            <w:rStyle w:val="Hyperlink"/>
            <w:lang w:val="en-CA"/>
          </w:rPr>
          <w:t>http://brainstorm/knowledgeTree/view.php?fDocumentId=2533</w:t>
        </w:r>
      </w:hyperlink>
      <w:r w:rsidR="005C74AF" w:rsidRPr="00C414DC">
        <w:rPr>
          <w:lang w:val="en-CA"/>
        </w:rPr>
        <w:t xml:space="preserve"> </w:t>
      </w:r>
    </w:p>
    <w:p w:rsidR="0006707E" w:rsidRPr="00C414DC" w:rsidRDefault="0006707E">
      <w:pPr>
        <w:rPr>
          <w:lang w:val="en-CA"/>
        </w:rPr>
      </w:pPr>
    </w:p>
    <w:p w:rsidR="0006707E" w:rsidRPr="00C414DC" w:rsidRDefault="0006707E">
      <w:pPr>
        <w:rPr>
          <w:lang w:val="en-CA"/>
        </w:rPr>
      </w:pPr>
      <w:r w:rsidRPr="00C414DC">
        <w:rPr>
          <w:lang w:val="en-CA"/>
        </w:rPr>
        <w:t xml:space="preserve">Matrox Imaging, </w:t>
      </w:r>
      <w:proofErr w:type="spellStart"/>
      <w:r w:rsidR="005C74AF" w:rsidRPr="00C414DC">
        <w:rPr>
          <w:u w:val="single"/>
          <w:lang w:val="en-CA"/>
        </w:rPr>
        <w:t>Profinet</w:t>
      </w:r>
      <w:proofErr w:type="spellEnd"/>
      <w:r w:rsidR="005C74AF" w:rsidRPr="00C414DC">
        <w:rPr>
          <w:u w:val="single"/>
          <w:lang w:val="en-CA"/>
        </w:rPr>
        <w:t xml:space="preserve"> FPGA Specification</w:t>
      </w:r>
      <w:r w:rsidRPr="00C414DC">
        <w:rPr>
          <w:lang w:val="en-CA"/>
        </w:rPr>
        <w:t xml:space="preserve">. </w:t>
      </w:r>
      <w:r w:rsidR="005C74AF" w:rsidRPr="00C414DC">
        <w:rPr>
          <w:lang w:val="en-CA"/>
        </w:rPr>
        <w:t>661-arhw-002-0.02</w:t>
      </w:r>
      <w:r w:rsidRPr="00C414DC">
        <w:rPr>
          <w:lang w:val="en-CA"/>
        </w:rPr>
        <w:t xml:space="preserve">, </w:t>
      </w:r>
      <w:r w:rsidR="005C74AF" w:rsidRPr="00C414DC">
        <w:rPr>
          <w:lang w:val="en-CA"/>
        </w:rPr>
        <w:t>April</w:t>
      </w:r>
      <w:r w:rsidRPr="00C414DC">
        <w:rPr>
          <w:lang w:val="en-CA"/>
        </w:rPr>
        <w:t xml:space="preserve"> </w:t>
      </w:r>
      <w:r w:rsidR="005C74AF" w:rsidRPr="00C414DC">
        <w:rPr>
          <w:lang w:val="en-CA"/>
        </w:rPr>
        <w:t>4</w:t>
      </w:r>
      <w:r w:rsidRPr="00C414DC">
        <w:rPr>
          <w:lang w:val="en-CA"/>
        </w:rPr>
        <w:t>, 20</w:t>
      </w:r>
      <w:r w:rsidR="005C74AF" w:rsidRPr="00C414DC">
        <w:rPr>
          <w:lang w:val="en-CA"/>
        </w:rPr>
        <w:t xml:space="preserve">14, </w:t>
      </w:r>
      <w:hyperlink r:id="rId34" w:history="1">
        <w:r w:rsidR="005C74AF" w:rsidRPr="00C414DC">
          <w:rPr>
            <w:rStyle w:val="Hyperlink"/>
            <w:lang w:val="en-CA"/>
          </w:rPr>
          <w:t>http://brainstorm/knowledgeTree/view.php?fDocumentId=2619</w:t>
        </w:r>
      </w:hyperlink>
      <w:r w:rsidR="005C74AF" w:rsidRPr="00C414DC">
        <w:rPr>
          <w:lang w:val="en-CA"/>
        </w:rPr>
        <w:t xml:space="preserve"> </w:t>
      </w:r>
    </w:p>
    <w:p w:rsidR="0006707E" w:rsidRDefault="0006707E" w:rsidP="006609A7">
      <w:pPr>
        <w:rPr>
          <w:lang w:val="en-CA"/>
        </w:rPr>
      </w:pPr>
    </w:p>
    <w:p w:rsidR="00835CCB" w:rsidRPr="00C414DC" w:rsidRDefault="00835CCB" w:rsidP="006609A7">
      <w:pPr>
        <w:rPr>
          <w:lang w:val="en-CA"/>
        </w:rPr>
      </w:pPr>
      <w:r>
        <w:rPr>
          <w:lang w:val="en-CA"/>
        </w:rPr>
        <w:t xml:space="preserve">PCI-SIG, </w:t>
      </w:r>
      <w:r w:rsidRPr="006609A7">
        <w:rPr>
          <w:u w:val="single"/>
          <w:lang w:val="en-CA"/>
        </w:rPr>
        <w:t>PCI Local Bus Specification</w:t>
      </w:r>
      <w:r>
        <w:rPr>
          <w:lang w:val="en-CA"/>
        </w:rPr>
        <w:t xml:space="preserve">, </w:t>
      </w:r>
      <w:r w:rsidRPr="00835CCB">
        <w:rPr>
          <w:lang w:val="en-CA"/>
        </w:rPr>
        <w:t>Revision 3.0</w:t>
      </w:r>
      <w:r>
        <w:rPr>
          <w:lang w:val="en-CA"/>
        </w:rPr>
        <w:t xml:space="preserve">, </w:t>
      </w:r>
      <w:r w:rsidRPr="00835CCB">
        <w:rPr>
          <w:lang w:val="en-CA"/>
        </w:rPr>
        <w:t>August 12, 2002</w:t>
      </w:r>
      <w:r>
        <w:rPr>
          <w:lang w:val="en-CA"/>
        </w:rPr>
        <w:t xml:space="preserve">, </w:t>
      </w:r>
      <w:hyperlink r:id="rId35" w:history="1">
        <w:r w:rsidR="001B4052" w:rsidRPr="00B20A97">
          <w:rPr>
            <w:rStyle w:val="Hyperlink"/>
            <w:lang w:val="en-CA"/>
          </w:rPr>
          <w:t>\\Urgent\mgihard\Public\Specifications_&amp;_Standards\PCI_Spec\PCI Rev 3.x\pci_lb_3_0_12AUG02.pdf</w:t>
        </w:r>
      </w:hyperlink>
      <w:r w:rsidR="001B4052">
        <w:rPr>
          <w:lang w:val="en-CA"/>
        </w:rPr>
        <w:t xml:space="preserve"> </w:t>
      </w:r>
    </w:p>
    <w:p w:rsidR="0006707E" w:rsidRPr="00C414DC" w:rsidRDefault="0006707E" w:rsidP="006B537D">
      <w:pPr>
        <w:ind w:left="3686" w:right="-119"/>
        <w:rPr>
          <w:sz w:val="24"/>
          <w:szCs w:val="24"/>
          <w:lang w:val="en-CA"/>
        </w:rPr>
      </w:pPr>
    </w:p>
    <w:sectPr w:rsidR="0006707E" w:rsidRPr="00C414DC" w:rsidSect="0087473E">
      <w:headerReference w:type="default" r:id="rId36"/>
      <w:footerReference w:type="default" r:id="rId37"/>
      <w:type w:val="continuous"/>
      <w:pgSz w:w="12242" w:h="15842"/>
      <w:pgMar w:top="2127" w:right="1021" w:bottom="1440" w:left="1701" w:header="567" w:footer="5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838" w:rsidRDefault="00A25838">
      <w:r>
        <w:separator/>
      </w:r>
    </w:p>
  </w:endnote>
  <w:endnote w:type="continuationSeparator" w:id="0">
    <w:p w:rsidR="00A25838" w:rsidRDefault="00A25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embedRegular r:id="rId1" w:fontKey="{454F54BE-6AF0-4E4D-A93F-C9BDD2DBFF97}"/>
    <w:embedBold r:id="rId2" w:fontKey="{0117359D-F11E-44BC-A2D2-02EA9AD7906B}"/>
    <w:embedBoldItalic r:id="rId3" w:fontKey="{F64DAE4E-E1FC-4D3F-862E-6F083A6844F2}"/>
  </w:font>
  <w:font w:name="Arial">
    <w:panose1 w:val="020B0604020202020204"/>
    <w:charset w:val="00"/>
    <w:family w:val="swiss"/>
    <w:pitch w:val="variable"/>
    <w:sig w:usb0="E0002AFF" w:usb1="C0007843" w:usb2="00000009" w:usb3="00000000" w:csb0="000001FF" w:csb1="00000000"/>
  </w:font>
  <w:font w:name="Blippo Blk BT">
    <w:altName w:val="Gabriola"/>
    <w:panose1 w:val="04030905020B02020C03"/>
    <w:charset w:val="00"/>
    <w:family w:val="decorative"/>
    <w:pitch w:val="variable"/>
    <w:sig w:usb0="00000001" w:usb1="00000000" w:usb2="00000000" w:usb3="00000000" w:csb0="0000001B" w:csb1="00000000"/>
  </w:font>
  <w:font w:name="TimesNewRomanPS">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4" w:fontKey="{AE3279C9-2BC3-4E6C-ADFF-2F41C083567A}"/>
    <w:embedBold r:id="rId5" w:fontKey="{43579896-7FD1-4FE2-9CB7-CCD34F622E15}"/>
  </w:font>
  <w:font w:name="Cambria">
    <w:panose1 w:val="02040503050406030204"/>
    <w:charset w:val="00"/>
    <w:family w:val="roman"/>
    <w:pitch w:val="variable"/>
    <w:sig w:usb0="E00002FF" w:usb1="400004FF"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Fixedsys">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subsetted="1" w:fontKey="{F9BE3467-9906-48CE-95C1-7BBCE8AD6D5C}"/>
  </w:font>
  <w:font w:name="Verdana">
    <w:panose1 w:val="020B0604030504040204"/>
    <w:charset w:val="00"/>
    <w:family w:val="swiss"/>
    <w:pitch w:val="variable"/>
    <w:sig w:usb0="A10006FF" w:usb1="4000205B" w:usb2="00000010" w:usb3="00000000" w:csb0="0000019F" w:csb1="00000000"/>
    <w:embedRegular r:id="rId7" w:subsetted="1" w:fontKey="{7F635A9C-A813-44E6-AE8E-4980598157F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308" w:rsidRPr="00081DE7" w:rsidRDefault="00EC2308" w:rsidP="00D1395C">
    <w:pPr>
      <w:pStyle w:val="Footer"/>
      <w:pBdr>
        <w:top w:val="single" w:sz="8" w:space="1" w:color="auto"/>
      </w:pBdr>
      <w:tabs>
        <w:tab w:val="clear" w:pos="8640"/>
        <w:tab w:val="right" w:pos="9900"/>
      </w:tabs>
      <w:rPr>
        <w:lang w:val="en-CA"/>
      </w:rPr>
    </w:pPr>
    <w:r w:rsidRPr="00081DE7">
      <w:rPr>
        <w:sz w:val="24"/>
        <w:szCs w:val="24"/>
        <w:lang w:val="en-CA"/>
      </w:rPr>
      <w:t xml:space="preserve">Matrox confidential information, </w:t>
    </w:r>
    <w:r w:rsidRPr="00081DE7">
      <w:rPr>
        <w:rStyle w:val="PageNumber"/>
        <w:sz w:val="24"/>
        <w:szCs w:val="24"/>
        <w:lang w:val="en-CA"/>
      </w:rPr>
      <w:t>Preliminary, Subject to change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838" w:rsidRDefault="00A25838">
      <w:r>
        <w:separator/>
      </w:r>
    </w:p>
  </w:footnote>
  <w:footnote w:type="continuationSeparator" w:id="0">
    <w:p w:rsidR="00A25838" w:rsidRDefault="00A258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61" w:type="dxa"/>
      <w:tblInd w:w="-743" w:type="dxa"/>
      <w:tblLayout w:type="fixed"/>
      <w:tblLook w:val="0000" w:firstRow="0" w:lastRow="0" w:firstColumn="0" w:lastColumn="0" w:noHBand="0" w:noVBand="0"/>
    </w:tblPr>
    <w:tblGrid>
      <w:gridCol w:w="2269"/>
      <w:gridCol w:w="3888"/>
      <w:gridCol w:w="2963"/>
      <w:gridCol w:w="1541"/>
    </w:tblGrid>
    <w:tr w:rsidR="00EC2308" w:rsidTr="00CE0C4E">
      <w:trPr>
        <w:trHeight w:val="564"/>
      </w:trPr>
      <w:tc>
        <w:tcPr>
          <w:tcW w:w="2269" w:type="dxa"/>
          <w:tcBorders>
            <w:top w:val="single" w:sz="4" w:space="0" w:color="auto"/>
            <w:left w:val="single" w:sz="4" w:space="0" w:color="auto"/>
            <w:right w:val="single" w:sz="6" w:space="0" w:color="auto"/>
          </w:tcBorders>
        </w:tcPr>
        <w:p w:rsidR="00EC2308" w:rsidRDefault="00EC2308" w:rsidP="000D71DE">
          <w:pPr>
            <w:pStyle w:val="Header"/>
            <w:jc w:val="center"/>
            <w:rPr>
              <w:b/>
              <w:i/>
              <w:sz w:val="18"/>
            </w:rPr>
          </w:pPr>
          <w:r>
            <w:rPr>
              <w:rFonts w:ascii="Blippo Blk BT" w:hAnsi="Blippo Blk BT"/>
              <w:sz w:val="56"/>
              <w:szCs w:val="56"/>
            </w:rPr>
            <w:t>M</w:t>
          </w:r>
          <w:r w:rsidRPr="000D71DE">
            <w:rPr>
              <w:rFonts w:ascii="Blippo Blk BT" w:hAnsi="Blippo Blk BT"/>
              <w:sz w:val="56"/>
              <w:szCs w:val="56"/>
            </w:rPr>
            <w:t>atrox</w:t>
          </w:r>
        </w:p>
      </w:tc>
      <w:tc>
        <w:tcPr>
          <w:tcW w:w="8392" w:type="dxa"/>
          <w:gridSpan w:val="3"/>
          <w:tcBorders>
            <w:top w:val="single" w:sz="4" w:space="0" w:color="auto"/>
            <w:left w:val="nil"/>
            <w:bottom w:val="single" w:sz="6" w:space="0" w:color="auto"/>
            <w:right w:val="single" w:sz="4" w:space="0" w:color="auto"/>
          </w:tcBorders>
        </w:tcPr>
        <w:p w:rsidR="00EC2308" w:rsidRDefault="00EC2308">
          <w:pPr>
            <w:pStyle w:val="Header"/>
            <w:tabs>
              <w:tab w:val="clear" w:pos="4320"/>
            </w:tabs>
            <w:rPr>
              <w:b/>
              <w:i/>
              <w:sz w:val="18"/>
            </w:rPr>
          </w:pPr>
          <w:r>
            <w:rPr>
              <w:i/>
              <w:sz w:val="18"/>
            </w:rPr>
            <w:t>TITRE</w:t>
          </w:r>
        </w:p>
        <w:p w:rsidR="00EC2308" w:rsidRPr="00FE5007" w:rsidRDefault="00EC2308">
          <w:pPr>
            <w:pStyle w:val="Header"/>
            <w:jc w:val="center"/>
            <w:rPr>
              <w:b/>
              <w:sz w:val="28"/>
              <w:lang w:val="en-CA"/>
            </w:rPr>
          </w:pPr>
          <w:r w:rsidRPr="00FE5007">
            <w:rPr>
              <w:b/>
              <w:sz w:val="28"/>
              <w:lang w:val="en-CA"/>
            </w:rPr>
            <w:t>Iris3 FPGA specification</w:t>
          </w:r>
        </w:p>
      </w:tc>
    </w:tr>
    <w:tr w:rsidR="00EC2308" w:rsidTr="00CE0C4E">
      <w:trPr>
        <w:cantSplit/>
        <w:trHeight w:hRule="exact" w:val="599"/>
      </w:trPr>
      <w:tc>
        <w:tcPr>
          <w:tcW w:w="2269" w:type="dxa"/>
          <w:tcBorders>
            <w:left w:val="single" w:sz="4" w:space="0" w:color="auto"/>
            <w:bottom w:val="single" w:sz="4" w:space="0" w:color="auto"/>
            <w:right w:val="single" w:sz="6" w:space="0" w:color="auto"/>
          </w:tcBorders>
        </w:tcPr>
        <w:p w:rsidR="00EC2308" w:rsidRDefault="00EC2308" w:rsidP="000D71DE">
          <w:pPr>
            <w:pStyle w:val="Header"/>
            <w:jc w:val="center"/>
            <w:rPr>
              <w:b/>
              <w:i/>
              <w:sz w:val="18"/>
            </w:rPr>
          </w:pPr>
          <w:r>
            <w:rPr>
              <w:rFonts w:ascii="Verdana" w:hAnsi="Verdana"/>
              <w:sz w:val="32"/>
              <w:szCs w:val="32"/>
            </w:rPr>
            <w:t>I</w:t>
          </w:r>
          <w:r w:rsidRPr="000D71DE">
            <w:rPr>
              <w:rFonts w:ascii="Verdana" w:hAnsi="Verdana"/>
              <w:sz w:val="32"/>
              <w:szCs w:val="32"/>
            </w:rPr>
            <w:t>maging</w:t>
          </w:r>
        </w:p>
      </w:tc>
      <w:tc>
        <w:tcPr>
          <w:tcW w:w="3888" w:type="dxa"/>
          <w:tcBorders>
            <w:left w:val="single" w:sz="6" w:space="0" w:color="auto"/>
            <w:bottom w:val="single" w:sz="4" w:space="0" w:color="auto"/>
            <w:right w:val="single" w:sz="6" w:space="0" w:color="auto"/>
          </w:tcBorders>
        </w:tcPr>
        <w:p w:rsidR="00EC2308" w:rsidRDefault="00EC2308">
          <w:pPr>
            <w:pStyle w:val="Header"/>
            <w:tabs>
              <w:tab w:val="clear" w:pos="4320"/>
            </w:tabs>
            <w:rPr>
              <w:b/>
              <w:sz w:val="22"/>
            </w:rPr>
          </w:pPr>
          <w:r>
            <w:rPr>
              <w:i/>
              <w:sz w:val="18"/>
            </w:rPr>
            <w:t>NUMÉRO ET RÉVISION</w:t>
          </w:r>
          <w:r>
            <w:rPr>
              <w:b/>
              <w:sz w:val="22"/>
            </w:rPr>
            <w:t xml:space="preserve"> </w:t>
          </w:r>
        </w:p>
        <w:p w:rsidR="00EC2308" w:rsidRDefault="00EC2308" w:rsidP="00E178E9">
          <w:pPr>
            <w:pStyle w:val="Header"/>
            <w:tabs>
              <w:tab w:val="clear" w:pos="4320"/>
            </w:tabs>
            <w:jc w:val="center"/>
          </w:pPr>
          <w:r>
            <w:rPr>
              <w:sz w:val="24"/>
              <w:szCs w:val="24"/>
            </w:rPr>
            <w:t>661</w:t>
          </w:r>
          <w:r w:rsidRPr="0087473E">
            <w:rPr>
              <w:sz w:val="24"/>
              <w:szCs w:val="24"/>
            </w:rPr>
            <w:t>-DE</w:t>
          </w:r>
          <w:r>
            <w:rPr>
              <w:sz w:val="24"/>
              <w:szCs w:val="24"/>
            </w:rPr>
            <w:t>FP</w:t>
          </w:r>
          <w:r w:rsidRPr="0087473E">
            <w:rPr>
              <w:sz w:val="24"/>
              <w:szCs w:val="24"/>
            </w:rPr>
            <w:t>-</w:t>
          </w:r>
          <w:r>
            <w:rPr>
              <w:sz w:val="24"/>
              <w:szCs w:val="24"/>
            </w:rPr>
            <w:t>004</w:t>
          </w:r>
          <w:r w:rsidRPr="0087473E">
            <w:rPr>
              <w:sz w:val="24"/>
              <w:szCs w:val="24"/>
            </w:rPr>
            <w:t>-</w:t>
          </w:r>
          <w:r>
            <w:rPr>
              <w:sz w:val="24"/>
              <w:szCs w:val="24"/>
            </w:rPr>
            <w:t>0</w:t>
          </w:r>
          <w:r w:rsidRPr="0087473E">
            <w:rPr>
              <w:sz w:val="24"/>
              <w:szCs w:val="24"/>
            </w:rPr>
            <w:t>.</w:t>
          </w:r>
          <w:ins w:id="96" w:author="Jean-Francois Larin" w:date="2015-11-27T08:42:00Z">
            <w:r>
              <w:rPr>
                <w:sz w:val="24"/>
                <w:szCs w:val="24"/>
              </w:rPr>
              <w:t>20</w:t>
            </w:r>
          </w:ins>
        </w:p>
      </w:tc>
      <w:tc>
        <w:tcPr>
          <w:tcW w:w="2963" w:type="dxa"/>
          <w:tcBorders>
            <w:left w:val="single" w:sz="6" w:space="0" w:color="auto"/>
            <w:bottom w:val="single" w:sz="4" w:space="0" w:color="auto"/>
            <w:right w:val="single" w:sz="6" w:space="0" w:color="auto"/>
          </w:tcBorders>
        </w:tcPr>
        <w:p w:rsidR="00EC2308" w:rsidRDefault="00EC2308">
          <w:pPr>
            <w:pStyle w:val="Header"/>
            <w:tabs>
              <w:tab w:val="clear" w:pos="4320"/>
            </w:tabs>
            <w:rPr>
              <w:b/>
              <w:sz w:val="22"/>
            </w:rPr>
          </w:pPr>
          <w:r>
            <w:rPr>
              <w:i/>
              <w:sz w:val="18"/>
            </w:rPr>
            <w:t>STATUT</w:t>
          </w:r>
          <w:r>
            <w:rPr>
              <w:b/>
              <w:sz w:val="22"/>
            </w:rPr>
            <w:t xml:space="preserve"> </w:t>
          </w:r>
        </w:p>
        <w:p w:rsidR="00EC2308" w:rsidRDefault="00EC2308">
          <w:pPr>
            <w:pStyle w:val="Header"/>
            <w:tabs>
              <w:tab w:val="clear" w:pos="4320"/>
            </w:tabs>
            <w:spacing w:before="60"/>
            <w:jc w:val="center"/>
            <w:rPr>
              <w:b/>
              <w:sz w:val="22"/>
            </w:rPr>
          </w:pPr>
          <w:r>
            <w:rPr>
              <w:b/>
              <w:sz w:val="22"/>
            </w:rPr>
            <w:t>DRAFT</w:t>
          </w:r>
        </w:p>
        <w:p w:rsidR="00EC2308" w:rsidRDefault="00EC2308">
          <w:pPr>
            <w:pStyle w:val="Header"/>
            <w:tabs>
              <w:tab w:val="clear" w:pos="4320"/>
            </w:tabs>
            <w:spacing w:before="60"/>
            <w:jc w:val="center"/>
          </w:pPr>
        </w:p>
      </w:tc>
      <w:tc>
        <w:tcPr>
          <w:tcW w:w="1541" w:type="dxa"/>
          <w:tcBorders>
            <w:left w:val="single" w:sz="6" w:space="0" w:color="auto"/>
            <w:bottom w:val="single" w:sz="4" w:space="0" w:color="auto"/>
            <w:right w:val="single" w:sz="4" w:space="0" w:color="auto"/>
          </w:tcBorders>
        </w:tcPr>
        <w:p w:rsidR="00EC2308" w:rsidRDefault="00EC2308">
          <w:pPr>
            <w:pStyle w:val="Header"/>
            <w:rPr>
              <w:b/>
            </w:rPr>
          </w:pPr>
          <w:r>
            <w:rPr>
              <w:i/>
              <w:sz w:val="18"/>
            </w:rPr>
            <w:t>PAGE</w:t>
          </w:r>
        </w:p>
        <w:p w:rsidR="00EC2308" w:rsidRDefault="00EC2308">
          <w:pPr>
            <w:pStyle w:val="Header"/>
            <w:spacing w:before="60"/>
            <w:jc w:val="center"/>
            <w:rPr>
              <w:b/>
              <w:i/>
              <w:sz w:val="18"/>
            </w:rPr>
          </w:pPr>
          <w:r>
            <w:rPr>
              <w:b/>
            </w:rPr>
            <w:fldChar w:fldCharType="begin"/>
          </w:r>
          <w:r>
            <w:rPr>
              <w:b/>
            </w:rPr>
            <w:instrText xml:space="preserve"> PAGE  \* MERGEFORMAT </w:instrText>
          </w:r>
          <w:r>
            <w:rPr>
              <w:b/>
            </w:rPr>
            <w:fldChar w:fldCharType="separate"/>
          </w:r>
          <w:r w:rsidR="005F7453">
            <w:rPr>
              <w:b/>
              <w:noProof/>
            </w:rPr>
            <w:t>4</w:t>
          </w:r>
          <w:r>
            <w:rPr>
              <w:b/>
            </w:rPr>
            <w:fldChar w:fldCharType="end"/>
          </w:r>
          <w:r>
            <w:rPr>
              <w:b/>
            </w:rPr>
            <w:t xml:space="preserve"> de </w:t>
          </w:r>
          <w:r>
            <w:rPr>
              <w:b/>
            </w:rPr>
            <w:fldChar w:fldCharType="begin"/>
          </w:r>
          <w:r>
            <w:rPr>
              <w:b/>
            </w:rPr>
            <w:instrText xml:space="preserve"> NUMPAGES  \* MERGEFORMAT </w:instrText>
          </w:r>
          <w:r>
            <w:rPr>
              <w:b/>
            </w:rPr>
            <w:fldChar w:fldCharType="separate"/>
          </w:r>
          <w:r w:rsidR="005F7453">
            <w:rPr>
              <w:b/>
              <w:noProof/>
            </w:rPr>
            <w:t>31</w:t>
          </w:r>
          <w:r>
            <w:rPr>
              <w:b/>
            </w:rPr>
            <w:fldChar w:fldCharType="end"/>
          </w:r>
        </w:p>
      </w:tc>
    </w:tr>
  </w:tbl>
  <w:p w:rsidR="00EC2308" w:rsidRPr="00024F7E" w:rsidRDefault="00EC2308">
    <w:pPr>
      <w:pStyle w:val="Header"/>
      <w:rPr>
        <w:i/>
        <w:sz w:val="16"/>
        <w:lang w:val="en-US"/>
      </w:rPr>
    </w:pPr>
    <w:r w:rsidRPr="00024F7E">
      <w:rPr>
        <w:i/>
        <w:sz w:val="16"/>
        <w:lang w:val="en-US"/>
      </w:rPr>
      <w:t xml:space="preserve">No. </w:t>
    </w:r>
    <w:proofErr w:type="spellStart"/>
    <w:proofErr w:type="gramStart"/>
    <w:r w:rsidRPr="00024F7E">
      <w:rPr>
        <w:i/>
        <w:sz w:val="16"/>
        <w:lang w:val="en-US"/>
      </w:rPr>
      <w:t>gabarit</w:t>
    </w:r>
    <w:proofErr w:type="spellEnd"/>
    <w:r w:rsidRPr="00024F7E">
      <w:rPr>
        <w:i/>
        <w:sz w:val="16"/>
        <w:lang w:val="en-US"/>
      </w:rPr>
      <w:t> :</w:t>
    </w:r>
    <w:proofErr w:type="gramEnd"/>
    <w:r w:rsidRPr="00024F7E">
      <w:rPr>
        <w:i/>
        <w:sz w:val="16"/>
        <w:lang w:val="en-US"/>
      </w:rPr>
      <w:t xml:space="preserve"> </w:t>
    </w:r>
    <w:r>
      <w:rPr>
        <w:i/>
        <w:sz w:val="16"/>
        <w:lang w:val="en-US"/>
      </w:rPr>
      <w:fldChar w:fldCharType="begin"/>
    </w:r>
    <w:r>
      <w:rPr>
        <w:i/>
        <w:sz w:val="16"/>
        <w:lang w:val="en-US"/>
      </w:rPr>
      <w:instrText xml:space="preserve"> TEMPLATE  \* Upper  \* MERGEFORMAT </w:instrText>
    </w:r>
    <w:r>
      <w:rPr>
        <w:i/>
        <w:sz w:val="16"/>
        <w:lang w:val="en-US"/>
      </w:rPr>
      <w:fldChar w:fldCharType="separate"/>
    </w:r>
    <w:r>
      <w:rPr>
        <w:i/>
        <w:noProof/>
        <w:sz w:val="16"/>
        <w:lang w:val="en-US"/>
      </w:rPr>
      <w:t>GAB104  - GABARIT DE SPECIFICATION-2.DOT</w:t>
    </w:r>
    <w:r>
      <w:rPr>
        <w:i/>
        <w:sz w:val="16"/>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0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3E6198"/>
    <w:multiLevelType w:val="hybridMultilevel"/>
    <w:tmpl w:val="905EED14"/>
    <w:lvl w:ilvl="0" w:tplc="0C0C0001">
      <w:numFmt w:val="decimal"/>
      <w:lvlText w:val=""/>
      <w:lvlJc w:val="left"/>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2">
    <w:nsid w:val="0CE13EEE"/>
    <w:multiLevelType w:val="hybridMultilevel"/>
    <w:tmpl w:val="359C2B80"/>
    <w:lvl w:ilvl="0" w:tplc="0C0C0011">
      <w:numFmt w:val="decimal"/>
      <w:lvlText w:val=""/>
      <w:lvlJc w:val="left"/>
    </w:lvl>
    <w:lvl w:ilvl="1" w:tplc="0C0C0019">
      <w:numFmt w:val="decimal"/>
      <w:lvlText w:val=""/>
      <w:lvlJc w:val="left"/>
    </w:lvl>
    <w:lvl w:ilvl="2" w:tplc="0C0C001B">
      <w:numFmt w:val="decimal"/>
      <w:lvlText w:val=""/>
      <w:lvlJc w:val="left"/>
    </w:lvl>
    <w:lvl w:ilvl="3" w:tplc="0C0C000F">
      <w:numFmt w:val="decimal"/>
      <w:lvlText w:val=""/>
      <w:lvlJc w:val="left"/>
    </w:lvl>
    <w:lvl w:ilvl="4" w:tplc="0C0C0019">
      <w:numFmt w:val="decimal"/>
      <w:lvlText w:val=""/>
      <w:lvlJc w:val="left"/>
    </w:lvl>
    <w:lvl w:ilvl="5" w:tplc="0C0C001B">
      <w:numFmt w:val="decimal"/>
      <w:lvlText w:val=""/>
      <w:lvlJc w:val="left"/>
    </w:lvl>
    <w:lvl w:ilvl="6" w:tplc="0C0C000F">
      <w:numFmt w:val="decimal"/>
      <w:lvlText w:val=""/>
      <w:lvlJc w:val="left"/>
    </w:lvl>
    <w:lvl w:ilvl="7" w:tplc="0C0C0019">
      <w:numFmt w:val="decimal"/>
      <w:lvlText w:val=""/>
      <w:lvlJc w:val="left"/>
    </w:lvl>
    <w:lvl w:ilvl="8" w:tplc="0C0C001B">
      <w:numFmt w:val="decimal"/>
      <w:lvlText w:val=""/>
      <w:lvlJc w:val="left"/>
    </w:lvl>
  </w:abstractNum>
  <w:abstractNum w:abstractNumId="3">
    <w:nsid w:val="0D92454E"/>
    <w:multiLevelType w:val="multilevel"/>
    <w:tmpl w:val="0262A940"/>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27"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left"/>
      <w:pPr>
        <w:ind w:left="3240" w:hanging="360"/>
      </w:pPr>
      <w:rPr>
        <w:rFonts w:hint="default"/>
      </w:rPr>
    </w:lvl>
  </w:abstractNum>
  <w:abstractNum w:abstractNumId="4">
    <w:nsid w:val="0F4203C4"/>
    <w:multiLevelType w:val="hybridMultilevel"/>
    <w:tmpl w:val="61243E86"/>
    <w:lvl w:ilvl="0" w:tplc="0C0C0003">
      <w:numFmt w:val="decimal"/>
      <w:lvlText w:val=""/>
      <w:lvlJc w:val="left"/>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5">
    <w:nsid w:val="15977A85"/>
    <w:multiLevelType w:val="hybridMultilevel"/>
    <w:tmpl w:val="12F2488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1BEB34EE"/>
    <w:multiLevelType w:val="hybridMultilevel"/>
    <w:tmpl w:val="9DBEFFF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227224C5"/>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DA141A9"/>
    <w:multiLevelType w:val="hybridMultilevel"/>
    <w:tmpl w:val="7004CD1C"/>
    <w:lvl w:ilvl="0" w:tplc="0C0C0001">
      <w:numFmt w:val="decimal"/>
      <w:lvlText w:val=""/>
      <w:lvlJc w:val="left"/>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9">
    <w:nsid w:val="301010E6"/>
    <w:multiLevelType w:val="hybridMultilevel"/>
    <w:tmpl w:val="1B724D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32AF18A8"/>
    <w:multiLevelType w:val="hybridMultilevel"/>
    <w:tmpl w:val="5664B4BA"/>
    <w:lvl w:ilvl="0" w:tplc="0C0C0011">
      <w:numFmt w:val="decimal"/>
      <w:lvlText w:val=""/>
      <w:lvlJc w:val="left"/>
    </w:lvl>
    <w:lvl w:ilvl="1" w:tplc="0C0C0019">
      <w:numFmt w:val="decimal"/>
      <w:lvlText w:val=""/>
      <w:lvlJc w:val="left"/>
    </w:lvl>
    <w:lvl w:ilvl="2" w:tplc="0C0C001B">
      <w:numFmt w:val="decimal"/>
      <w:lvlText w:val=""/>
      <w:lvlJc w:val="left"/>
    </w:lvl>
    <w:lvl w:ilvl="3" w:tplc="0C0C000F">
      <w:numFmt w:val="decimal"/>
      <w:lvlText w:val=""/>
      <w:lvlJc w:val="left"/>
    </w:lvl>
    <w:lvl w:ilvl="4" w:tplc="0C0C0019">
      <w:numFmt w:val="decimal"/>
      <w:lvlText w:val=""/>
      <w:lvlJc w:val="left"/>
    </w:lvl>
    <w:lvl w:ilvl="5" w:tplc="0C0C001B">
      <w:numFmt w:val="decimal"/>
      <w:lvlText w:val=""/>
      <w:lvlJc w:val="left"/>
    </w:lvl>
    <w:lvl w:ilvl="6" w:tplc="0C0C000F">
      <w:numFmt w:val="decimal"/>
      <w:lvlText w:val=""/>
      <w:lvlJc w:val="left"/>
    </w:lvl>
    <w:lvl w:ilvl="7" w:tplc="0C0C0019">
      <w:numFmt w:val="decimal"/>
      <w:lvlText w:val=""/>
      <w:lvlJc w:val="left"/>
    </w:lvl>
    <w:lvl w:ilvl="8" w:tplc="0C0C001B">
      <w:numFmt w:val="decimal"/>
      <w:lvlText w:val=""/>
      <w:lvlJc w:val="left"/>
    </w:lvl>
  </w:abstractNum>
  <w:abstractNum w:abstractNumId="11">
    <w:nsid w:val="3E197ED9"/>
    <w:multiLevelType w:val="hybridMultilevel"/>
    <w:tmpl w:val="4462AEAA"/>
    <w:lvl w:ilvl="0" w:tplc="0C0C0001">
      <w:start w:val="1"/>
      <w:numFmt w:val="bullet"/>
      <w:lvlText w:val=""/>
      <w:lvlJc w:val="left"/>
      <w:rPr>
        <w:rFonts w:ascii="Symbol" w:hAnsi="Symbol" w:hint="default"/>
      </w:rPr>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12">
    <w:nsid w:val="406D6120"/>
    <w:multiLevelType w:val="hybridMultilevel"/>
    <w:tmpl w:val="C4300164"/>
    <w:lvl w:ilvl="0" w:tplc="0C0C0001">
      <w:start w:val="1"/>
      <w:numFmt w:val="bullet"/>
      <w:lvlText w:val=""/>
      <w:lvlJc w:val="left"/>
      <w:rPr>
        <w:rFonts w:ascii="Symbol" w:hAnsi="Symbol" w:hint="default"/>
      </w:rPr>
    </w:lvl>
    <w:lvl w:ilvl="1" w:tplc="0C0C0019">
      <w:numFmt w:val="decimal"/>
      <w:lvlText w:val=""/>
      <w:lvlJc w:val="left"/>
    </w:lvl>
    <w:lvl w:ilvl="2" w:tplc="0C0C001B">
      <w:numFmt w:val="decimal"/>
      <w:lvlText w:val=""/>
      <w:lvlJc w:val="left"/>
    </w:lvl>
    <w:lvl w:ilvl="3" w:tplc="0C0C000F">
      <w:numFmt w:val="decimal"/>
      <w:lvlText w:val=""/>
      <w:lvlJc w:val="left"/>
    </w:lvl>
    <w:lvl w:ilvl="4" w:tplc="0C0C0019">
      <w:numFmt w:val="decimal"/>
      <w:lvlText w:val=""/>
      <w:lvlJc w:val="left"/>
    </w:lvl>
    <w:lvl w:ilvl="5" w:tplc="0C0C001B">
      <w:numFmt w:val="decimal"/>
      <w:lvlText w:val=""/>
      <w:lvlJc w:val="left"/>
    </w:lvl>
    <w:lvl w:ilvl="6" w:tplc="0C0C000F">
      <w:numFmt w:val="decimal"/>
      <w:lvlText w:val=""/>
      <w:lvlJc w:val="left"/>
    </w:lvl>
    <w:lvl w:ilvl="7" w:tplc="0C0C0019">
      <w:numFmt w:val="decimal"/>
      <w:lvlText w:val=""/>
      <w:lvlJc w:val="left"/>
    </w:lvl>
    <w:lvl w:ilvl="8" w:tplc="0C0C001B">
      <w:numFmt w:val="decimal"/>
      <w:lvlText w:val=""/>
      <w:lvlJc w:val="left"/>
    </w:lvl>
  </w:abstractNum>
  <w:abstractNum w:abstractNumId="13">
    <w:nsid w:val="48E713EA"/>
    <w:multiLevelType w:val="hybridMultilevel"/>
    <w:tmpl w:val="6C268BF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4C407A5B"/>
    <w:multiLevelType w:val="multilevel"/>
    <w:tmpl w:val="0262A940"/>
    <w:numStyleLink w:val="Headings"/>
  </w:abstractNum>
  <w:abstractNum w:abstractNumId="15">
    <w:nsid w:val="522C27B9"/>
    <w:multiLevelType w:val="multilevel"/>
    <w:tmpl w:val="26FAC99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4D36147"/>
    <w:multiLevelType w:val="hybridMultilevel"/>
    <w:tmpl w:val="3C563FCE"/>
    <w:lvl w:ilvl="0" w:tplc="10090001">
      <w:numFmt w:val="decimal"/>
      <w:lvlText w:val=""/>
      <w:lvlJc w:val="left"/>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17">
    <w:nsid w:val="55E27AA5"/>
    <w:multiLevelType w:val="singleLevel"/>
    <w:tmpl w:val="E230FA5A"/>
    <w:lvl w:ilvl="0">
      <w:numFmt w:val="decimal"/>
      <w:lvlText w:val=""/>
      <w:lvlJc w:val="left"/>
    </w:lvl>
  </w:abstractNum>
  <w:abstractNum w:abstractNumId="18">
    <w:nsid w:val="616C38E5"/>
    <w:multiLevelType w:val="hybridMultilevel"/>
    <w:tmpl w:val="E7A68DE8"/>
    <w:lvl w:ilvl="0" w:tplc="0C0C0001">
      <w:start w:val="1"/>
      <w:numFmt w:val="bullet"/>
      <w:lvlText w:val=""/>
      <w:lvlJc w:val="left"/>
      <w:rPr>
        <w:rFonts w:ascii="Symbol" w:hAnsi="Symbol" w:hint="default"/>
      </w:rPr>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19">
    <w:nsid w:val="6B160127"/>
    <w:multiLevelType w:val="hybridMultilevel"/>
    <w:tmpl w:val="DFE6F790"/>
    <w:lvl w:ilvl="0" w:tplc="0C0C0001">
      <w:numFmt w:val="decimal"/>
      <w:lvlText w:val=""/>
      <w:lvlJc w:val="left"/>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20">
    <w:nsid w:val="6C77628E"/>
    <w:multiLevelType w:val="multilevel"/>
    <w:tmpl w:val="408A4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8A1606"/>
    <w:multiLevelType w:val="hybridMultilevel"/>
    <w:tmpl w:val="09345DA0"/>
    <w:lvl w:ilvl="0" w:tplc="10090001">
      <w:numFmt w:val="decimal"/>
      <w:lvlText w:val=""/>
      <w:lvlJc w:val="left"/>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22">
    <w:nsid w:val="766B4A77"/>
    <w:multiLevelType w:val="hybridMultilevel"/>
    <w:tmpl w:val="DA7C6BB2"/>
    <w:lvl w:ilvl="0" w:tplc="0C0C0001">
      <w:start w:val="1"/>
      <w:numFmt w:val="bullet"/>
      <w:lvlText w:val=""/>
      <w:lvlJc w:val="left"/>
      <w:rPr>
        <w:rFonts w:ascii="Symbol" w:hAnsi="Symbol" w:hint="default"/>
      </w:rPr>
    </w:lvl>
    <w:lvl w:ilvl="1" w:tplc="0C0C0003">
      <w:numFmt w:val="decimal"/>
      <w:lvlText w:val=""/>
      <w:lvlJc w:val="left"/>
    </w:lvl>
    <w:lvl w:ilvl="2" w:tplc="0C0C0005">
      <w:numFmt w:val="decimal"/>
      <w:lvlText w:val=""/>
      <w:lvlJc w:val="left"/>
    </w:lvl>
    <w:lvl w:ilvl="3" w:tplc="0C0C0001">
      <w:numFmt w:val="decimal"/>
      <w:lvlText w:val=""/>
      <w:lvlJc w:val="left"/>
    </w:lvl>
    <w:lvl w:ilvl="4" w:tplc="0C0C0003">
      <w:numFmt w:val="decimal"/>
      <w:lvlText w:val=""/>
      <w:lvlJc w:val="left"/>
    </w:lvl>
    <w:lvl w:ilvl="5" w:tplc="0C0C0005">
      <w:numFmt w:val="decimal"/>
      <w:lvlText w:val=""/>
      <w:lvlJc w:val="left"/>
    </w:lvl>
    <w:lvl w:ilvl="6" w:tplc="0C0C0001">
      <w:numFmt w:val="decimal"/>
      <w:lvlText w:val=""/>
      <w:lvlJc w:val="left"/>
    </w:lvl>
    <w:lvl w:ilvl="7" w:tplc="0C0C0003">
      <w:numFmt w:val="decimal"/>
      <w:lvlText w:val=""/>
      <w:lvlJc w:val="left"/>
    </w:lvl>
    <w:lvl w:ilvl="8" w:tplc="0C0C0005">
      <w:numFmt w:val="decimal"/>
      <w:lvlText w:val=""/>
      <w:lvlJc w:val="left"/>
    </w:lvl>
  </w:abstractNum>
  <w:abstractNum w:abstractNumId="23">
    <w:nsid w:val="7ED20269"/>
    <w:multiLevelType w:val="hybridMultilevel"/>
    <w:tmpl w:val="45BE1C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21"/>
  </w:num>
  <w:num w:numId="5">
    <w:abstractNumId w:val="4"/>
  </w:num>
  <w:num w:numId="6">
    <w:abstractNumId w:val="8"/>
  </w:num>
  <w:num w:numId="7">
    <w:abstractNumId w:val="19"/>
  </w:num>
  <w:num w:numId="8">
    <w:abstractNumId w:val="1"/>
  </w:num>
  <w:num w:numId="9">
    <w:abstractNumId w:val="2"/>
  </w:num>
  <w:num w:numId="10">
    <w:abstractNumId w:val="10"/>
  </w:num>
  <w:num w:numId="11">
    <w:abstractNumId w:val="15"/>
  </w:num>
  <w:num w:numId="12">
    <w:abstractNumId w:val="23"/>
  </w:num>
  <w:num w:numId="13">
    <w:abstractNumId w:val="5"/>
  </w:num>
  <w:num w:numId="14">
    <w:abstractNumId w:val="22"/>
  </w:num>
  <w:num w:numId="15">
    <w:abstractNumId w:val="11"/>
  </w:num>
  <w:num w:numId="16">
    <w:abstractNumId w:val="18"/>
  </w:num>
  <w:num w:numId="17">
    <w:abstractNumId w:val="13"/>
  </w:num>
  <w:num w:numId="18">
    <w:abstractNumId w:val="20"/>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927" w:hanging="360"/>
        </w:pPr>
        <w:rPr>
          <w:rFonts w:hint="default"/>
        </w:rPr>
      </w:lvl>
    </w:lvlOverride>
    <w:lvlOverride w:ilvl="2">
      <w:lvl w:ilvl="2">
        <w:start w:val="1"/>
        <w:numFmt w:val="decimal"/>
        <w:pStyle w:val="Heading3"/>
        <w:lvlText w:val="%1.%2.%3"/>
        <w:lvlJc w:val="left"/>
        <w:pPr>
          <w:ind w:left="107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lowerLetter"/>
        <w:pStyle w:val="Heading5"/>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pStyle w:val="Heading7"/>
        <w:lvlText w:val="%7."/>
        <w:lvlJc w:val="left"/>
        <w:pPr>
          <w:ind w:left="2520" w:hanging="360"/>
        </w:pPr>
        <w:rPr>
          <w:rFonts w:hint="default"/>
        </w:rPr>
      </w:lvl>
    </w:lvlOverride>
    <w:lvlOverride w:ilvl="7">
      <w:lvl w:ilvl="7">
        <w:start w:val="1"/>
        <w:numFmt w:val="lowerLetter"/>
        <w:pStyle w:val="Heading8"/>
        <w:lvlText w:val="%8."/>
        <w:lvlJc w:val="left"/>
        <w:pPr>
          <w:ind w:left="2880" w:hanging="360"/>
        </w:pPr>
        <w:rPr>
          <w:rFonts w:hint="default"/>
        </w:rPr>
      </w:lvl>
    </w:lvlOverride>
    <w:lvlOverride w:ilvl="8">
      <w:lvl w:ilvl="8">
        <w:start w:val="1"/>
        <w:numFmt w:val="lowerRoman"/>
        <w:pStyle w:val="Heading9"/>
        <w:lvlText w:val="%9."/>
        <w:lvlJc w:val="left"/>
        <w:pPr>
          <w:ind w:left="3240" w:hanging="360"/>
        </w:pPr>
        <w:rPr>
          <w:rFonts w:hint="default"/>
        </w:rPr>
      </w:lvl>
    </w:lvlOverride>
  </w:num>
  <w:num w:numId="23">
    <w:abstractNumId w:val="12"/>
  </w:num>
  <w:num w:numId="24">
    <w:abstractNumId w:val="6"/>
  </w:num>
  <w:num w:numId="25">
    <w:abstractNumId w:val="14"/>
    <w:lvlOverride w:ilvl="1">
      <w:lvl w:ilvl="1">
        <w:start w:val="1"/>
        <w:numFmt w:val="decimal"/>
        <w:pStyle w:val="Heading2"/>
        <w:lvlText w:val="%1.%2"/>
        <w:lvlJc w:val="left"/>
        <w:pPr>
          <w:ind w:left="1211" w:hanging="360"/>
        </w:pPr>
        <w:rPr>
          <w:rFonts w:hint="default"/>
        </w:rPr>
      </w:lvl>
    </w:lvlOverride>
    <w:lvlOverride w:ilvl="2">
      <w:lvl w:ilvl="2">
        <w:start w:val="1"/>
        <w:numFmt w:val="decimal"/>
        <w:pStyle w:val="Heading3"/>
        <w:lvlText w:val="%1.%2.%3"/>
        <w:lvlJc w:val="left"/>
        <w:pPr>
          <w:ind w:left="1080" w:hanging="360"/>
        </w:pPr>
        <w:rPr>
          <w:rFonts w:hint="default"/>
        </w:rPr>
      </w:lvl>
    </w:lvlOverride>
  </w:num>
  <w:num w:numId="26">
    <w:abstractNumId w:val="14"/>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927"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lowerLetter"/>
        <w:pStyle w:val="Heading5"/>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pStyle w:val="Heading7"/>
        <w:lvlText w:val="%7."/>
        <w:lvlJc w:val="left"/>
        <w:pPr>
          <w:ind w:left="2520" w:hanging="360"/>
        </w:pPr>
        <w:rPr>
          <w:rFonts w:hint="default"/>
        </w:rPr>
      </w:lvl>
    </w:lvlOverride>
    <w:lvlOverride w:ilvl="7">
      <w:startOverride w:val="1"/>
      <w:lvl w:ilvl="7">
        <w:start w:val="1"/>
        <w:numFmt w:val="lowerLetter"/>
        <w:pStyle w:val="Heading8"/>
        <w:lvlText w:val="%8."/>
        <w:lvlJc w:val="left"/>
        <w:pPr>
          <w:ind w:left="2880" w:hanging="360"/>
        </w:pPr>
        <w:rPr>
          <w:rFonts w:hint="default"/>
        </w:rPr>
      </w:lvl>
    </w:lvlOverride>
    <w:lvlOverride w:ilvl="8">
      <w:startOverride w:val="1"/>
      <w:lvl w:ilvl="8">
        <w:start w:val="1"/>
        <w:numFmt w:val="lowerRoman"/>
        <w:pStyle w:val="Heading9"/>
        <w:lvlText w:val="%9."/>
        <w:lvlJc w:val="left"/>
        <w:pPr>
          <w:ind w:left="3240" w:hanging="360"/>
        </w:pPr>
        <w:rPr>
          <w:rFonts w:hint="default"/>
        </w:rPr>
      </w:lvl>
    </w:lvlOverride>
  </w:num>
  <w:num w:numId="27">
    <w:abstractNumId w:val="1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927" w:hanging="360"/>
        </w:pPr>
        <w:rPr>
          <w:rFonts w:hint="default"/>
        </w:rPr>
      </w:lvl>
    </w:lvlOverride>
    <w:lvlOverride w:ilvl="2">
      <w:lvl w:ilvl="2">
        <w:start w:val="1"/>
        <w:numFmt w:val="decimal"/>
        <w:pStyle w:val="Heading3"/>
        <w:lvlText w:val="%1.%2.%3"/>
        <w:lvlJc w:val="left"/>
        <w:pPr>
          <w:ind w:left="107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lowerLetter"/>
        <w:pStyle w:val="Heading5"/>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pStyle w:val="Heading7"/>
        <w:lvlText w:val="%7."/>
        <w:lvlJc w:val="left"/>
        <w:pPr>
          <w:ind w:left="2520" w:hanging="360"/>
        </w:pPr>
        <w:rPr>
          <w:rFonts w:hint="default"/>
        </w:rPr>
      </w:lvl>
    </w:lvlOverride>
    <w:lvlOverride w:ilvl="7">
      <w:lvl w:ilvl="7">
        <w:start w:val="1"/>
        <w:numFmt w:val="lowerLetter"/>
        <w:pStyle w:val="Heading8"/>
        <w:lvlText w:val="%8."/>
        <w:lvlJc w:val="left"/>
        <w:pPr>
          <w:ind w:left="2880" w:hanging="360"/>
        </w:pPr>
        <w:rPr>
          <w:rFonts w:hint="default"/>
        </w:rPr>
      </w:lvl>
    </w:lvlOverride>
    <w:lvlOverride w:ilvl="8">
      <w:lvl w:ilvl="8">
        <w:start w:val="1"/>
        <w:numFmt w:val="lowerRoman"/>
        <w:pStyle w:val="Heading9"/>
        <w:lvlText w:val="%9."/>
        <w:lvlJc w:val="left"/>
        <w:pPr>
          <w:ind w:left="3240" w:hanging="360"/>
        </w:pPr>
        <w:rPr>
          <w:rFonts w:hint="default"/>
        </w:rPr>
      </w:lvl>
    </w:lvlOverride>
  </w:num>
  <w:num w:numId="2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embedTrueTypeFonts/>
  <w:saveSubset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73E"/>
    <w:rsid w:val="00001EDE"/>
    <w:rsid w:val="00004071"/>
    <w:rsid w:val="00023BE6"/>
    <w:rsid w:val="00024F7E"/>
    <w:rsid w:val="00032598"/>
    <w:rsid w:val="000441B4"/>
    <w:rsid w:val="000464D1"/>
    <w:rsid w:val="00051060"/>
    <w:rsid w:val="00054185"/>
    <w:rsid w:val="0006707E"/>
    <w:rsid w:val="0007253B"/>
    <w:rsid w:val="00081D86"/>
    <w:rsid w:val="00081DE7"/>
    <w:rsid w:val="00081F77"/>
    <w:rsid w:val="000821AC"/>
    <w:rsid w:val="00090024"/>
    <w:rsid w:val="0009601D"/>
    <w:rsid w:val="000A2598"/>
    <w:rsid w:val="000A5A76"/>
    <w:rsid w:val="000A7A8E"/>
    <w:rsid w:val="000B11DD"/>
    <w:rsid w:val="000B3F1C"/>
    <w:rsid w:val="000D6F4A"/>
    <w:rsid w:val="000D71DE"/>
    <w:rsid w:val="000E251F"/>
    <w:rsid w:val="000E27CC"/>
    <w:rsid w:val="000E2D2C"/>
    <w:rsid w:val="000F5FB3"/>
    <w:rsid w:val="000F68AC"/>
    <w:rsid w:val="000F7F71"/>
    <w:rsid w:val="001057A9"/>
    <w:rsid w:val="00106DDB"/>
    <w:rsid w:val="0010725F"/>
    <w:rsid w:val="00107DE2"/>
    <w:rsid w:val="00111ECC"/>
    <w:rsid w:val="001226CE"/>
    <w:rsid w:val="00124804"/>
    <w:rsid w:val="001270FD"/>
    <w:rsid w:val="00134B46"/>
    <w:rsid w:val="00135CE7"/>
    <w:rsid w:val="001418B4"/>
    <w:rsid w:val="00147020"/>
    <w:rsid w:val="00152341"/>
    <w:rsid w:val="0015343D"/>
    <w:rsid w:val="0016224E"/>
    <w:rsid w:val="00175E33"/>
    <w:rsid w:val="00186FEC"/>
    <w:rsid w:val="001931B4"/>
    <w:rsid w:val="001949AA"/>
    <w:rsid w:val="001A1675"/>
    <w:rsid w:val="001A7737"/>
    <w:rsid w:val="001B056F"/>
    <w:rsid w:val="001B4052"/>
    <w:rsid w:val="001C1E0C"/>
    <w:rsid w:val="001F0141"/>
    <w:rsid w:val="001F4007"/>
    <w:rsid w:val="001F6BB2"/>
    <w:rsid w:val="0020115F"/>
    <w:rsid w:val="002021BB"/>
    <w:rsid w:val="002047B8"/>
    <w:rsid w:val="00205FD2"/>
    <w:rsid w:val="00217581"/>
    <w:rsid w:val="002238F4"/>
    <w:rsid w:val="002318C5"/>
    <w:rsid w:val="00234A48"/>
    <w:rsid w:val="002458D2"/>
    <w:rsid w:val="0026209A"/>
    <w:rsid w:val="00266277"/>
    <w:rsid w:val="00282ABD"/>
    <w:rsid w:val="00283C42"/>
    <w:rsid w:val="00296899"/>
    <w:rsid w:val="002A11F1"/>
    <w:rsid w:val="002B0ACA"/>
    <w:rsid w:val="002B5AEB"/>
    <w:rsid w:val="002B67D6"/>
    <w:rsid w:val="002C14C4"/>
    <w:rsid w:val="002C3E86"/>
    <w:rsid w:val="002D3095"/>
    <w:rsid w:val="002D4EA3"/>
    <w:rsid w:val="002E1F77"/>
    <w:rsid w:val="00312F6C"/>
    <w:rsid w:val="00326456"/>
    <w:rsid w:val="0033623A"/>
    <w:rsid w:val="0033643E"/>
    <w:rsid w:val="00347C10"/>
    <w:rsid w:val="00353DE2"/>
    <w:rsid w:val="003611D3"/>
    <w:rsid w:val="003641D0"/>
    <w:rsid w:val="00370AB2"/>
    <w:rsid w:val="00393918"/>
    <w:rsid w:val="00397AAB"/>
    <w:rsid w:val="003A52A7"/>
    <w:rsid w:val="003B0C0A"/>
    <w:rsid w:val="003B34C2"/>
    <w:rsid w:val="003C0010"/>
    <w:rsid w:val="003C2064"/>
    <w:rsid w:val="003C227A"/>
    <w:rsid w:val="003C4E23"/>
    <w:rsid w:val="003C7BF9"/>
    <w:rsid w:val="003D6078"/>
    <w:rsid w:val="003E53ED"/>
    <w:rsid w:val="003F4EDA"/>
    <w:rsid w:val="003F72D4"/>
    <w:rsid w:val="0040314A"/>
    <w:rsid w:val="004045C4"/>
    <w:rsid w:val="00411203"/>
    <w:rsid w:val="00412983"/>
    <w:rsid w:val="004133DE"/>
    <w:rsid w:val="00413F55"/>
    <w:rsid w:val="00415715"/>
    <w:rsid w:val="004170E3"/>
    <w:rsid w:val="00421C12"/>
    <w:rsid w:val="004226CD"/>
    <w:rsid w:val="0042347C"/>
    <w:rsid w:val="00423D00"/>
    <w:rsid w:val="0042445D"/>
    <w:rsid w:val="00431F86"/>
    <w:rsid w:val="004327D4"/>
    <w:rsid w:val="0043678C"/>
    <w:rsid w:val="004445D5"/>
    <w:rsid w:val="00454215"/>
    <w:rsid w:val="00461056"/>
    <w:rsid w:val="00466C4A"/>
    <w:rsid w:val="00480D1B"/>
    <w:rsid w:val="004832D3"/>
    <w:rsid w:val="004864B8"/>
    <w:rsid w:val="00486B4C"/>
    <w:rsid w:val="00490EFD"/>
    <w:rsid w:val="0049220B"/>
    <w:rsid w:val="004950B5"/>
    <w:rsid w:val="004964D9"/>
    <w:rsid w:val="004A3CD8"/>
    <w:rsid w:val="004C3C66"/>
    <w:rsid w:val="004E1A35"/>
    <w:rsid w:val="004E326E"/>
    <w:rsid w:val="004F10D1"/>
    <w:rsid w:val="005049FB"/>
    <w:rsid w:val="0051382A"/>
    <w:rsid w:val="00522E0E"/>
    <w:rsid w:val="00523155"/>
    <w:rsid w:val="00526028"/>
    <w:rsid w:val="00527859"/>
    <w:rsid w:val="00527B8E"/>
    <w:rsid w:val="00532B70"/>
    <w:rsid w:val="00535AEB"/>
    <w:rsid w:val="005362FB"/>
    <w:rsid w:val="00536B92"/>
    <w:rsid w:val="0054003B"/>
    <w:rsid w:val="0054015E"/>
    <w:rsid w:val="0054262F"/>
    <w:rsid w:val="00561E3C"/>
    <w:rsid w:val="00570199"/>
    <w:rsid w:val="00575222"/>
    <w:rsid w:val="0058470C"/>
    <w:rsid w:val="00584D49"/>
    <w:rsid w:val="00585C0D"/>
    <w:rsid w:val="0058780C"/>
    <w:rsid w:val="00593697"/>
    <w:rsid w:val="0059372F"/>
    <w:rsid w:val="005A6E87"/>
    <w:rsid w:val="005B3BD1"/>
    <w:rsid w:val="005B42D9"/>
    <w:rsid w:val="005B4DC5"/>
    <w:rsid w:val="005C6EB9"/>
    <w:rsid w:val="005C74AF"/>
    <w:rsid w:val="005E3022"/>
    <w:rsid w:val="005E5A72"/>
    <w:rsid w:val="005E7E62"/>
    <w:rsid w:val="005F34C0"/>
    <w:rsid w:val="005F7453"/>
    <w:rsid w:val="00602AD3"/>
    <w:rsid w:val="00603E29"/>
    <w:rsid w:val="0060531B"/>
    <w:rsid w:val="00605929"/>
    <w:rsid w:val="006219AC"/>
    <w:rsid w:val="00627F1B"/>
    <w:rsid w:val="006379B2"/>
    <w:rsid w:val="00646618"/>
    <w:rsid w:val="006609A7"/>
    <w:rsid w:val="006611B5"/>
    <w:rsid w:val="00675BD8"/>
    <w:rsid w:val="006A1D90"/>
    <w:rsid w:val="006A4A12"/>
    <w:rsid w:val="006B35AC"/>
    <w:rsid w:val="006B537D"/>
    <w:rsid w:val="006C259E"/>
    <w:rsid w:val="006C43E7"/>
    <w:rsid w:val="006D72F1"/>
    <w:rsid w:val="006E1D67"/>
    <w:rsid w:val="006F2107"/>
    <w:rsid w:val="006F72CF"/>
    <w:rsid w:val="00701F7B"/>
    <w:rsid w:val="00706A04"/>
    <w:rsid w:val="00707D3F"/>
    <w:rsid w:val="00711F8C"/>
    <w:rsid w:val="00723C82"/>
    <w:rsid w:val="00733332"/>
    <w:rsid w:val="00740E65"/>
    <w:rsid w:val="00745D42"/>
    <w:rsid w:val="00760C09"/>
    <w:rsid w:val="007614D3"/>
    <w:rsid w:val="007647BB"/>
    <w:rsid w:val="007725DA"/>
    <w:rsid w:val="0077452B"/>
    <w:rsid w:val="007805F6"/>
    <w:rsid w:val="00795C33"/>
    <w:rsid w:val="007A3A22"/>
    <w:rsid w:val="007B1359"/>
    <w:rsid w:val="007B1F1F"/>
    <w:rsid w:val="007B54E5"/>
    <w:rsid w:val="007C187A"/>
    <w:rsid w:val="007C3202"/>
    <w:rsid w:val="007D6D3A"/>
    <w:rsid w:val="007E7AA0"/>
    <w:rsid w:val="007F3363"/>
    <w:rsid w:val="00812C78"/>
    <w:rsid w:val="00815854"/>
    <w:rsid w:val="00817D2C"/>
    <w:rsid w:val="00835CCB"/>
    <w:rsid w:val="00835F3A"/>
    <w:rsid w:val="0084208C"/>
    <w:rsid w:val="00842333"/>
    <w:rsid w:val="008473EF"/>
    <w:rsid w:val="00855BE7"/>
    <w:rsid w:val="008609BB"/>
    <w:rsid w:val="008656C7"/>
    <w:rsid w:val="008738BA"/>
    <w:rsid w:val="0087473E"/>
    <w:rsid w:val="008B1461"/>
    <w:rsid w:val="008B4D02"/>
    <w:rsid w:val="008B723F"/>
    <w:rsid w:val="008D132D"/>
    <w:rsid w:val="008D2727"/>
    <w:rsid w:val="008D5FB9"/>
    <w:rsid w:val="008E0506"/>
    <w:rsid w:val="008E20E1"/>
    <w:rsid w:val="00910122"/>
    <w:rsid w:val="00914DC5"/>
    <w:rsid w:val="009240E6"/>
    <w:rsid w:val="0093359F"/>
    <w:rsid w:val="009346C3"/>
    <w:rsid w:val="0094005C"/>
    <w:rsid w:val="00950BA7"/>
    <w:rsid w:val="009577FD"/>
    <w:rsid w:val="00971D55"/>
    <w:rsid w:val="00975786"/>
    <w:rsid w:val="0098011F"/>
    <w:rsid w:val="00982DAB"/>
    <w:rsid w:val="0098780B"/>
    <w:rsid w:val="009B2DE1"/>
    <w:rsid w:val="009B5688"/>
    <w:rsid w:val="009B5D47"/>
    <w:rsid w:val="009C046B"/>
    <w:rsid w:val="009C44AB"/>
    <w:rsid w:val="009E18C9"/>
    <w:rsid w:val="009E2138"/>
    <w:rsid w:val="009E5A74"/>
    <w:rsid w:val="009F7F48"/>
    <w:rsid w:val="00A017E8"/>
    <w:rsid w:val="00A05D1B"/>
    <w:rsid w:val="00A11BB1"/>
    <w:rsid w:val="00A14EDB"/>
    <w:rsid w:val="00A24F38"/>
    <w:rsid w:val="00A25838"/>
    <w:rsid w:val="00A26EA0"/>
    <w:rsid w:val="00A40A83"/>
    <w:rsid w:val="00A470A6"/>
    <w:rsid w:val="00A55794"/>
    <w:rsid w:val="00A66601"/>
    <w:rsid w:val="00A80591"/>
    <w:rsid w:val="00A82156"/>
    <w:rsid w:val="00A8519E"/>
    <w:rsid w:val="00A85727"/>
    <w:rsid w:val="00A87D27"/>
    <w:rsid w:val="00A87FA8"/>
    <w:rsid w:val="00A90501"/>
    <w:rsid w:val="00A9270C"/>
    <w:rsid w:val="00A93DA2"/>
    <w:rsid w:val="00A96C8E"/>
    <w:rsid w:val="00A97D2C"/>
    <w:rsid w:val="00AB2D87"/>
    <w:rsid w:val="00AC184A"/>
    <w:rsid w:val="00AC558B"/>
    <w:rsid w:val="00AD2618"/>
    <w:rsid w:val="00AD28BF"/>
    <w:rsid w:val="00AD4B6B"/>
    <w:rsid w:val="00AE1239"/>
    <w:rsid w:val="00AE24E8"/>
    <w:rsid w:val="00AE24EB"/>
    <w:rsid w:val="00AE60DB"/>
    <w:rsid w:val="00AF23EB"/>
    <w:rsid w:val="00B01B7D"/>
    <w:rsid w:val="00B06051"/>
    <w:rsid w:val="00B077DC"/>
    <w:rsid w:val="00B111CF"/>
    <w:rsid w:val="00B14B5F"/>
    <w:rsid w:val="00B17D47"/>
    <w:rsid w:val="00B274C2"/>
    <w:rsid w:val="00B32F63"/>
    <w:rsid w:val="00B40C77"/>
    <w:rsid w:val="00B527E3"/>
    <w:rsid w:val="00B60849"/>
    <w:rsid w:val="00B6372C"/>
    <w:rsid w:val="00B63810"/>
    <w:rsid w:val="00B656BD"/>
    <w:rsid w:val="00B856CF"/>
    <w:rsid w:val="00B86CB0"/>
    <w:rsid w:val="00B939FE"/>
    <w:rsid w:val="00B95CD0"/>
    <w:rsid w:val="00BA438E"/>
    <w:rsid w:val="00BB3510"/>
    <w:rsid w:val="00BB53B5"/>
    <w:rsid w:val="00BD330D"/>
    <w:rsid w:val="00BE03E5"/>
    <w:rsid w:val="00BE3BF7"/>
    <w:rsid w:val="00BF4511"/>
    <w:rsid w:val="00BF4F73"/>
    <w:rsid w:val="00BF77B4"/>
    <w:rsid w:val="00C00968"/>
    <w:rsid w:val="00C104DB"/>
    <w:rsid w:val="00C136A3"/>
    <w:rsid w:val="00C15E89"/>
    <w:rsid w:val="00C30A20"/>
    <w:rsid w:val="00C31B04"/>
    <w:rsid w:val="00C348CA"/>
    <w:rsid w:val="00C40B4B"/>
    <w:rsid w:val="00C414DC"/>
    <w:rsid w:val="00C42EF2"/>
    <w:rsid w:val="00C52783"/>
    <w:rsid w:val="00C5379B"/>
    <w:rsid w:val="00C547F3"/>
    <w:rsid w:val="00C54B51"/>
    <w:rsid w:val="00C57AB6"/>
    <w:rsid w:val="00C72A89"/>
    <w:rsid w:val="00C7583A"/>
    <w:rsid w:val="00CA3503"/>
    <w:rsid w:val="00CA5344"/>
    <w:rsid w:val="00CA7C5D"/>
    <w:rsid w:val="00CC5BA2"/>
    <w:rsid w:val="00CC5E65"/>
    <w:rsid w:val="00CD7723"/>
    <w:rsid w:val="00CE0731"/>
    <w:rsid w:val="00CE0C4E"/>
    <w:rsid w:val="00CE12F7"/>
    <w:rsid w:val="00CE525C"/>
    <w:rsid w:val="00CF208C"/>
    <w:rsid w:val="00CF4BBE"/>
    <w:rsid w:val="00CF517A"/>
    <w:rsid w:val="00CF58E0"/>
    <w:rsid w:val="00D100B3"/>
    <w:rsid w:val="00D1395C"/>
    <w:rsid w:val="00D148A6"/>
    <w:rsid w:val="00D472CA"/>
    <w:rsid w:val="00D57850"/>
    <w:rsid w:val="00D620F8"/>
    <w:rsid w:val="00D71967"/>
    <w:rsid w:val="00DA2374"/>
    <w:rsid w:val="00DA3DF8"/>
    <w:rsid w:val="00DB6467"/>
    <w:rsid w:val="00DB75BB"/>
    <w:rsid w:val="00DC1ADC"/>
    <w:rsid w:val="00DC6A8C"/>
    <w:rsid w:val="00DD5AA9"/>
    <w:rsid w:val="00DE7BCA"/>
    <w:rsid w:val="00DF7CBA"/>
    <w:rsid w:val="00E049D7"/>
    <w:rsid w:val="00E127D1"/>
    <w:rsid w:val="00E178E9"/>
    <w:rsid w:val="00E3749B"/>
    <w:rsid w:val="00E41A09"/>
    <w:rsid w:val="00E45D1C"/>
    <w:rsid w:val="00E5452B"/>
    <w:rsid w:val="00E57451"/>
    <w:rsid w:val="00E63956"/>
    <w:rsid w:val="00E65E7F"/>
    <w:rsid w:val="00E842E2"/>
    <w:rsid w:val="00E850AB"/>
    <w:rsid w:val="00E92F99"/>
    <w:rsid w:val="00E940C9"/>
    <w:rsid w:val="00E968A3"/>
    <w:rsid w:val="00EA66E2"/>
    <w:rsid w:val="00EB2038"/>
    <w:rsid w:val="00EB21C1"/>
    <w:rsid w:val="00EB23C2"/>
    <w:rsid w:val="00EB3157"/>
    <w:rsid w:val="00EB46A4"/>
    <w:rsid w:val="00EC2308"/>
    <w:rsid w:val="00EC30C8"/>
    <w:rsid w:val="00EC3C56"/>
    <w:rsid w:val="00ED0984"/>
    <w:rsid w:val="00EE020D"/>
    <w:rsid w:val="00EE6181"/>
    <w:rsid w:val="00EE61E5"/>
    <w:rsid w:val="00EE7FA2"/>
    <w:rsid w:val="00EF6270"/>
    <w:rsid w:val="00F10EAF"/>
    <w:rsid w:val="00F11887"/>
    <w:rsid w:val="00F11B0F"/>
    <w:rsid w:val="00F22E56"/>
    <w:rsid w:val="00F3728A"/>
    <w:rsid w:val="00F47309"/>
    <w:rsid w:val="00F53535"/>
    <w:rsid w:val="00F71149"/>
    <w:rsid w:val="00F71559"/>
    <w:rsid w:val="00F73E33"/>
    <w:rsid w:val="00F75707"/>
    <w:rsid w:val="00F770B7"/>
    <w:rsid w:val="00F830FE"/>
    <w:rsid w:val="00F94FD9"/>
    <w:rsid w:val="00F95B3F"/>
    <w:rsid w:val="00FA57D0"/>
    <w:rsid w:val="00FA5AEF"/>
    <w:rsid w:val="00FB6E78"/>
    <w:rsid w:val="00FE190F"/>
    <w:rsid w:val="00FE5007"/>
    <w:rsid w:val="00FF5ED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60"/>
    </w:pPr>
    <w:rPr>
      <w:lang w:eastAsia="en-US"/>
    </w:rPr>
  </w:style>
  <w:style w:type="paragraph" w:styleId="Heading1">
    <w:name w:val="heading 1"/>
    <w:basedOn w:val="Normal"/>
    <w:next w:val="Normal"/>
    <w:qFormat/>
    <w:rsid w:val="006B35AC"/>
    <w:pPr>
      <w:keepNext/>
      <w:numPr>
        <w:numId w:val="22"/>
      </w:numPr>
      <w:spacing w:before="240"/>
      <w:outlineLvl w:val="0"/>
    </w:pPr>
    <w:rPr>
      <w:rFonts w:ascii="Helvetica" w:hAnsi="Helvetica"/>
      <w:b/>
      <w:i/>
      <w:kern w:val="28"/>
      <w:sz w:val="24"/>
    </w:rPr>
  </w:style>
  <w:style w:type="paragraph" w:styleId="Heading2">
    <w:name w:val="heading 2"/>
    <w:basedOn w:val="Normal"/>
    <w:next w:val="Normal"/>
    <w:autoRedefine/>
    <w:qFormat/>
    <w:rsid w:val="006B537D"/>
    <w:pPr>
      <w:keepNext/>
      <w:numPr>
        <w:ilvl w:val="1"/>
        <w:numId w:val="22"/>
      </w:numPr>
      <w:spacing w:before="240"/>
      <w:outlineLvl w:val="1"/>
    </w:pPr>
    <w:rPr>
      <w:rFonts w:ascii="Helvetica" w:hAnsi="Helvetica"/>
      <w:b/>
      <w:i/>
      <w:sz w:val="22"/>
      <w:lang w:val="en-CA"/>
    </w:rPr>
  </w:style>
  <w:style w:type="paragraph" w:styleId="Heading3">
    <w:name w:val="heading 3"/>
    <w:basedOn w:val="Normal"/>
    <w:next w:val="Normal"/>
    <w:qFormat/>
    <w:rsid w:val="006B35AC"/>
    <w:pPr>
      <w:keepNext/>
      <w:numPr>
        <w:ilvl w:val="2"/>
        <w:numId w:val="22"/>
      </w:numPr>
      <w:spacing w:before="240"/>
      <w:outlineLvl w:val="2"/>
    </w:pPr>
    <w:rPr>
      <w:rFonts w:ascii="Helvetica" w:hAnsi="Helvetica"/>
      <w:b/>
      <w:i/>
    </w:rPr>
  </w:style>
  <w:style w:type="paragraph" w:styleId="Heading4">
    <w:name w:val="heading 4"/>
    <w:basedOn w:val="Normal"/>
    <w:next w:val="Normal"/>
    <w:qFormat/>
    <w:rsid w:val="006B35AC"/>
    <w:pPr>
      <w:keepNext/>
      <w:numPr>
        <w:ilvl w:val="3"/>
        <w:numId w:val="22"/>
      </w:numPr>
      <w:spacing w:before="240"/>
      <w:outlineLvl w:val="3"/>
    </w:pPr>
    <w:rPr>
      <w:rFonts w:ascii="Helvetica" w:hAnsi="Helvetica"/>
      <w:b/>
    </w:rPr>
  </w:style>
  <w:style w:type="paragraph" w:styleId="Heading5">
    <w:name w:val="heading 5"/>
    <w:basedOn w:val="Normal"/>
    <w:next w:val="Normal"/>
    <w:qFormat/>
    <w:rsid w:val="006B35AC"/>
    <w:pPr>
      <w:numPr>
        <w:ilvl w:val="4"/>
        <w:numId w:val="22"/>
      </w:numPr>
      <w:spacing w:before="240"/>
      <w:outlineLvl w:val="4"/>
    </w:pPr>
    <w:rPr>
      <w:rFonts w:ascii="Arial" w:hAnsi="Arial"/>
      <w:sz w:val="22"/>
    </w:rPr>
  </w:style>
  <w:style w:type="paragraph" w:styleId="Heading6">
    <w:name w:val="heading 6"/>
    <w:aliases w:val="Appendix"/>
    <w:basedOn w:val="Normal"/>
    <w:next w:val="Normal"/>
    <w:qFormat/>
    <w:pPr>
      <w:spacing w:before="240"/>
      <w:outlineLvl w:val="5"/>
    </w:pPr>
    <w:rPr>
      <w:rFonts w:ascii="Arial" w:hAnsi="Arial"/>
      <w:i/>
      <w:sz w:val="22"/>
    </w:rPr>
  </w:style>
  <w:style w:type="paragraph" w:styleId="Heading7">
    <w:name w:val="heading 7"/>
    <w:basedOn w:val="Normal"/>
    <w:next w:val="Normal"/>
    <w:qFormat/>
    <w:rsid w:val="006B35AC"/>
    <w:pPr>
      <w:numPr>
        <w:ilvl w:val="6"/>
        <w:numId w:val="22"/>
      </w:numPr>
      <w:spacing w:before="240"/>
      <w:outlineLvl w:val="6"/>
    </w:pPr>
    <w:rPr>
      <w:rFonts w:ascii="Arial" w:hAnsi="Arial"/>
    </w:rPr>
  </w:style>
  <w:style w:type="paragraph" w:styleId="Heading8">
    <w:name w:val="heading 8"/>
    <w:basedOn w:val="Normal"/>
    <w:next w:val="Normal"/>
    <w:qFormat/>
    <w:rsid w:val="006B35AC"/>
    <w:pPr>
      <w:numPr>
        <w:ilvl w:val="7"/>
        <w:numId w:val="22"/>
      </w:numPr>
      <w:spacing w:before="240"/>
      <w:outlineLvl w:val="7"/>
    </w:pPr>
    <w:rPr>
      <w:rFonts w:ascii="Arial" w:hAnsi="Arial"/>
      <w:i/>
    </w:rPr>
  </w:style>
  <w:style w:type="paragraph" w:styleId="Heading9">
    <w:name w:val="heading 9"/>
    <w:basedOn w:val="Normal"/>
    <w:next w:val="Normal"/>
    <w:qFormat/>
    <w:rsid w:val="006B35AC"/>
    <w:pPr>
      <w:numPr>
        <w:ilvl w:val="8"/>
        <w:numId w:val="22"/>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spacing w:after="0"/>
    </w:pPr>
  </w:style>
  <w:style w:type="paragraph" w:customStyle="1" w:styleId="Style2">
    <w:name w:val="Style2"/>
    <w:basedOn w:val="Normal"/>
    <w:pPr>
      <w:spacing w:after="0"/>
      <w:jc w:val="center"/>
    </w:pPr>
    <w:rPr>
      <w:b/>
    </w:rPr>
  </w:style>
  <w:style w:type="paragraph" w:customStyle="1" w:styleId="Style1">
    <w:name w:val="Style1"/>
    <w:basedOn w:val="Normal"/>
    <w:pPr>
      <w:spacing w:before="120" w:after="0"/>
      <w:ind w:left="561"/>
      <w:jc w:val="both"/>
    </w:pPr>
    <w:rPr>
      <w:b/>
    </w:rPr>
  </w:style>
  <w:style w:type="paragraph" w:customStyle="1" w:styleId="Style3">
    <w:name w:val="Style3"/>
    <w:basedOn w:val="Normal"/>
    <w:pPr>
      <w:framePr w:w="2650" w:h="1339" w:hSpace="187" w:wrap="around" w:vAnchor="page" w:hAnchor="page" w:x="1326" w:y="721"/>
      <w:pBdr>
        <w:top w:val="single" w:sz="6" w:space="1" w:color="auto"/>
        <w:left w:val="single" w:sz="6" w:space="1" w:color="auto"/>
        <w:bottom w:val="single" w:sz="6" w:space="1" w:color="auto"/>
        <w:right w:val="single" w:sz="6" w:space="1" w:color="auto"/>
      </w:pBdr>
    </w:pPr>
    <w:rPr>
      <w:rFonts w:ascii="Blippo Blk BT" w:hAnsi="Blippo Blk BT"/>
      <w:sz w:val="80"/>
    </w:rPr>
  </w:style>
  <w:style w:type="paragraph" w:styleId="TOC1">
    <w:name w:val="toc 1"/>
    <w:aliases w:val="First"/>
    <w:basedOn w:val="Normal"/>
    <w:next w:val="Normal"/>
    <w:uiPriority w:val="39"/>
    <w:qFormat/>
    <w:pPr>
      <w:tabs>
        <w:tab w:val="right" w:leader="dot" w:pos="9216"/>
      </w:tabs>
      <w:spacing w:before="120" w:after="120"/>
    </w:pPr>
    <w:rPr>
      <w:b/>
      <w:caps/>
    </w:rPr>
  </w:style>
  <w:style w:type="paragraph" w:styleId="TOC2">
    <w:name w:val="toc 2"/>
    <w:basedOn w:val="Normal"/>
    <w:next w:val="Normal"/>
    <w:uiPriority w:val="39"/>
    <w:qFormat/>
    <w:pPr>
      <w:tabs>
        <w:tab w:val="right" w:leader="dot" w:pos="9216"/>
      </w:tabs>
      <w:spacing w:after="0"/>
    </w:pPr>
    <w:rPr>
      <w:smallCaps/>
    </w:rPr>
  </w:style>
  <w:style w:type="paragraph" w:styleId="TOC3">
    <w:name w:val="toc 3"/>
    <w:basedOn w:val="Normal"/>
    <w:next w:val="Normal"/>
    <w:uiPriority w:val="39"/>
    <w:qFormat/>
    <w:pPr>
      <w:tabs>
        <w:tab w:val="right" w:leader="dot" w:pos="9216"/>
      </w:tabs>
      <w:spacing w:after="0"/>
      <w:ind w:left="200"/>
    </w:pPr>
    <w:rPr>
      <w:i/>
    </w:rPr>
  </w:style>
  <w:style w:type="paragraph" w:styleId="TOC4">
    <w:name w:val="toc 4"/>
    <w:basedOn w:val="Normal"/>
    <w:next w:val="Normal"/>
    <w:uiPriority w:val="39"/>
    <w:pPr>
      <w:tabs>
        <w:tab w:val="right" w:leader="dot" w:pos="9216"/>
      </w:tabs>
      <w:spacing w:after="0"/>
      <w:ind w:left="400"/>
    </w:pPr>
    <w:rPr>
      <w:sz w:val="18"/>
    </w:rPr>
  </w:style>
  <w:style w:type="paragraph" w:styleId="TOC5">
    <w:name w:val="toc 5"/>
    <w:basedOn w:val="Normal"/>
    <w:next w:val="Normal"/>
    <w:semiHidden/>
    <w:pPr>
      <w:tabs>
        <w:tab w:val="right" w:leader="dot" w:pos="9216"/>
      </w:tabs>
      <w:spacing w:after="0"/>
      <w:ind w:left="600"/>
    </w:pPr>
    <w:rPr>
      <w:sz w:val="18"/>
    </w:rPr>
  </w:style>
  <w:style w:type="paragraph" w:styleId="TOC6">
    <w:name w:val="toc 6"/>
    <w:basedOn w:val="Normal"/>
    <w:next w:val="Normal"/>
    <w:semiHidden/>
    <w:pPr>
      <w:tabs>
        <w:tab w:val="right" w:leader="dot" w:pos="9216"/>
      </w:tabs>
      <w:spacing w:after="0"/>
      <w:ind w:left="800"/>
    </w:pPr>
    <w:rPr>
      <w:sz w:val="18"/>
    </w:rPr>
  </w:style>
  <w:style w:type="paragraph" w:styleId="TOC7">
    <w:name w:val="toc 7"/>
    <w:basedOn w:val="Normal"/>
    <w:next w:val="Normal"/>
    <w:semiHidden/>
    <w:pPr>
      <w:tabs>
        <w:tab w:val="right" w:leader="dot" w:pos="9216"/>
      </w:tabs>
      <w:spacing w:after="0"/>
      <w:ind w:left="1000"/>
    </w:pPr>
    <w:rPr>
      <w:sz w:val="18"/>
    </w:rPr>
  </w:style>
  <w:style w:type="paragraph" w:styleId="TOC8">
    <w:name w:val="toc 8"/>
    <w:basedOn w:val="Normal"/>
    <w:next w:val="Normal"/>
    <w:semiHidden/>
    <w:pPr>
      <w:tabs>
        <w:tab w:val="right" w:leader="dot" w:pos="9216"/>
      </w:tabs>
      <w:spacing w:after="0"/>
      <w:ind w:left="1200"/>
    </w:pPr>
    <w:rPr>
      <w:sz w:val="18"/>
    </w:rPr>
  </w:style>
  <w:style w:type="paragraph" w:styleId="TOC9">
    <w:name w:val="toc 9"/>
    <w:basedOn w:val="Normal"/>
    <w:next w:val="Normal"/>
    <w:semiHidden/>
    <w:pPr>
      <w:tabs>
        <w:tab w:val="right" w:leader="dot" w:pos="9216"/>
      </w:tabs>
      <w:spacing w:after="0"/>
      <w:ind w:left="1400"/>
    </w:pPr>
    <w:rPr>
      <w:sz w:val="18"/>
    </w:rPr>
  </w:style>
  <w:style w:type="paragraph" w:customStyle="1" w:styleId="Annexe">
    <w:name w:val="Annexe"/>
    <w:pPr>
      <w:ind w:firstLine="1008"/>
    </w:pPr>
    <w:rPr>
      <w:rFonts w:ascii="Arial" w:hAnsi="Arial"/>
      <w:b/>
      <w:i/>
      <w:color w:val="000000"/>
      <w:lang w:val="en-US" w:eastAsia="en-US"/>
    </w:rPr>
  </w:style>
  <w:style w:type="paragraph" w:customStyle="1" w:styleId="TableText">
    <w:name w:val="Table Text"/>
    <w:rPr>
      <w:rFonts w:ascii="Helvetica" w:hAnsi="Helvetica"/>
      <w:color w:val="000000"/>
      <w:sz w:val="24"/>
      <w:lang w:val="en-US" w:eastAsia="en-US"/>
    </w:rPr>
  </w:style>
  <w:style w:type="paragraph" w:customStyle="1" w:styleId="code">
    <w:name w:val="code"/>
    <w:pPr>
      <w:jc w:val="center"/>
    </w:pPr>
    <w:rPr>
      <w:rFonts w:ascii="Helvetica" w:hAnsi="Helvetica"/>
      <w:color w:val="000000"/>
      <w:sz w:val="24"/>
      <w:lang w:val="en-US" w:eastAsia="en-US"/>
    </w:rPr>
  </w:style>
  <w:style w:type="paragraph" w:customStyle="1" w:styleId="Bullet">
    <w:name w:val="Bullet"/>
    <w:pPr>
      <w:ind w:left="288"/>
    </w:pPr>
    <w:rPr>
      <w:rFonts w:ascii="TimesNewRomanPS" w:hAnsi="TimesNewRomanPS"/>
      <w:color w:val="000000"/>
      <w:sz w:val="24"/>
      <w:lang w:val="en-US" w:eastAsia="en-US"/>
    </w:rPr>
  </w:style>
  <w:style w:type="paragraph" w:customStyle="1" w:styleId="paragraphe">
    <w:name w:val="paragraphe"/>
    <w:basedOn w:val="Normal"/>
    <w:pPr>
      <w:spacing w:after="0"/>
      <w:ind w:left="360"/>
    </w:pPr>
    <w:rPr>
      <w:rFonts w:ascii="Arial" w:hAnsi="Arial"/>
    </w:rPr>
  </w:style>
  <w:style w:type="paragraph" w:customStyle="1" w:styleId="paragrapheretrait">
    <w:name w:val="paragraphe retrait"/>
    <w:basedOn w:val="paragraphe"/>
    <w:pPr>
      <w:ind w:left="720"/>
    </w:pPr>
    <w:rPr>
      <w:lang w:val="en-US"/>
    </w:rPr>
  </w:style>
  <w:style w:type="paragraph" w:styleId="BodyTextIndent3">
    <w:name w:val="Body Text Indent 3"/>
    <w:basedOn w:val="Normal"/>
    <w:pPr>
      <w:spacing w:after="0"/>
      <w:ind w:left="3600" w:hanging="623"/>
    </w:pPr>
    <w:rPr>
      <w:sz w:val="22"/>
      <w:lang w:val="en-US"/>
    </w:rPr>
  </w:style>
  <w:style w:type="paragraph" w:styleId="BodyTextIndent2">
    <w:name w:val="Body Text Indent 2"/>
    <w:basedOn w:val="Normal"/>
    <w:pPr>
      <w:spacing w:after="0"/>
      <w:ind w:left="2410" w:hanging="283"/>
    </w:pPr>
    <w:rPr>
      <w:sz w:val="22"/>
      <w:lang w:val="en-US"/>
    </w:rPr>
  </w:style>
  <w:style w:type="paragraph" w:styleId="BodyTextIndent">
    <w:name w:val="Body Text Indent"/>
    <w:basedOn w:val="Normal"/>
    <w:pPr>
      <w:ind w:left="270"/>
    </w:pPr>
  </w:style>
  <w:style w:type="paragraph" w:styleId="BalloonText">
    <w:name w:val="Balloon Text"/>
    <w:basedOn w:val="Normal"/>
    <w:semiHidden/>
    <w:rsid w:val="00347C10"/>
    <w:rPr>
      <w:rFonts w:ascii="Tahoma" w:hAnsi="Tahoma" w:cs="Tahoma"/>
      <w:sz w:val="16"/>
      <w:szCs w:val="16"/>
    </w:rPr>
  </w:style>
  <w:style w:type="paragraph" w:customStyle="1" w:styleId="RegularText">
    <w:name w:val="Regular Text"/>
    <w:rsid w:val="003E53ED"/>
    <w:pPr>
      <w:widowControl w:val="0"/>
      <w:spacing w:before="60" w:after="60"/>
      <w:jc w:val="both"/>
    </w:pPr>
    <w:rPr>
      <w:rFonts w:ascii="Helvetica" w:hAnsi="Helvetica"/>
      <w:noProof/>
      <w:sz w:val="21"/>
      <w:lang w:val="en-US" w:eastAsia="en-US"/>
    </w:rPr>
  </w:style>
  <w:style w:type="character" w:styleId="PageNumber">
    <w:name w:val="page number"/>
    <w:basedOn w:val="DefaultParagraphFont"/>
    <w:rsid w:val="00D1395C"/>
  </w:style>
  <w:style w:type="character" w:styleId="FollowedHyperlink">
    <w:name w:val="FollowedHyperlink"/>
    <w:rsid w:val="00603E29"/>
    <w:rPr>
      <w:color w:val="800080"/>
      <w:u w:val="single"/>
    </w:rPr>
  </w:style>
  <w:style w:type="paragraph" w:styleId="FootnoteText">
    <w:name w:val="footnote text"/>
    <w:basedOn w:val="Normal"/>
    <w:semiHidden/>
    <w:rsid w:val="0087473E"/>
    <w:pPr>
      <w:spacing w:after="0"/>
      <w:jc w:val="both"/>
    </w:pPr>
    <w:rPr>
      <w:lang w:val="en-US"/>
    </w:rPr>
  </w:style>
  <w:style w:type="paragraph" w:styleId="BodyText">
    <w:name w:val="Body Text"/>
    <w:basedOn w:val="Normal"/>
    <w:rsid w:val="0087473E"/>
    <w:pPr>
      <w:spacing w:after="0"/>
      <w:jc w:val="both"/>
    </w:pPr>
    <w:rPr>
      <w:sz w:val="24"/>
      <w:szCs w:val="24"/>
      <w:lang w:val="en-CA" w:eastAsia="fr-CA"/>
    </w:rPr>
  </w:style>
  <w:style w:type="character" w:styleId="Hyperlink">
    <w:name w:val="Hyperlink"/>
    <w:uiPriority w:val="99"/>
    <w:rsid w:val="0087473E"/>
    <w:rPr>
      <w:color w:val="0000FF"/>
      <w:u w:val="single"/>
    </w:rPr>
  </w:style>
  <w:style w:type="paragraph" w:styleId="BlockText">
    <w:name w:val="Block Text"/>
    <w:basedOn w:val="Normal"/>
    <w:rsid w:val="0087473E"/>
    <w:pPr>
      <w:spacing w:after="0"/>
      <w:ind w:left="1134" w:right="1134"/>
      <w:jc w:val="both"/>
    </w:pPr>
    <w:rPr>
      <w:sz w:val="24"/>
      <w:szCs w:val="24"/>
      <w:lang w:val="en-CA" w:eastAsia="fr-CA"/>
    </w:rPr>
  </w:style>
  <w:style w:type="paragraph" w:styleId="TableofFigures">
    <w:name w:val="table of figures"/>
    <w:basedOn w:val="Normal"/>
    <w:next w:val="Normal"/>
    <w:semiHidden/>
    <w:rsid w:val="0087473E"/>
    <w:pPr>
      <w:spacing w:after="0"/>
      <w:ind w:left="480" w:hanging="480"/>
    </w:pPr>
    <w:rPr>
      <w:sz w:val="24"/>
      <w:szCs w:val="24"/>
      <w:lang w:eastAsia="fr-CA"/>
    </w:rPr>
  </w:style>
  <w:style w:type="paragraph" w:styleId="Index1">
    <w:name w:val="index 1"/>
    <w:basedOn w:val="Normal"/>
    <w:next w:val="Normal"/>
    <w:autoRedefine/>
    <w:semiHidden/>
    <w:rsid w:val="0087473E"/>
    <w:pPr>
      <w:ind w:left="200" w:hanging="200"/>
    </w:pPr>
  </w:style>
  <w:style w:type="paragraph" w:styleId="IndexHeading">
    <w:name w:val="index heading"/>
    <w:basedOn w:val="Normal"/>
    <w:next w:val="Index1"/>
    <w:semiHidden/>
    <w:rsid w:val="0087473E"/>
    <w:pPr>
      <w:spacing w:after="0"/>
    </w:pPr>
    <w:rPr>
      <w:rFonts w:ascii="Arial" w:hAnsi="Arial"/>
      <w:b/>
      <w:lang w:val="en-US"/>
    </w:rPr>
  </w:style>
  <w:style w:type="paragraph" w:styleId="CommentText">
    <w:name w:val="annotation text"/>
    <w:basedOn w:val="Normal"/>
    <w:link w:val="CommentTextChar"/>
    <w:semiHidden/>
    <w:rsid w:val="0087473E"/>
    <w:pPr>
      <w:spacing w:after="0"/>
    </w:pPr>
    <w:rPr>
      <w:lang w:val="en-US"/>
    </w:rPr>
  </w:style>
  <w:style w:type="paragraph" w:customStyle="1" w:styleId="TableBody">
    <w:name w:val="TableBody"/>
    <w:rsid w:val="00175E33"/>
    <w:pPr>
      <w:keepLines/>
      <w:widowControl w:val="0"/>
      <w:tabs>
        <w:tab w:val="left" w:pos="720"/>
        <w:tab w:val="left" w:pos="1440"/>
        <w:tab w:val="left" w:pos="2160"/>
        <w:tab w:val="left" w:pos="2880"/>
        <w:tab w:val="left" w:pos="3600"/>
        <w:tab w:val="left" w:pos="4320"/>
        <w:tab w:val="left" w:pos="5040"/>
      </w:tabs>
      <w:overflowPunct w:val="0"/>
      <w:autoSpaceDE w:val="0"/>
      <w:autoSpaceDN w:val="0"/>
      <w:adjustRightInd w:val="0"/>
      <w:spacing w:before="60" w:after="60"/>
      <w:jc w:val="both"/>
      <w:textAlignment w:val="baseline"/>
    </w:pPr>
    <w:rPr>
      <w:rFonts w:ascii="Helvetica" w:hAnsi="Helvetica"/>
      <w:noProof/>
      <w:lang w:val="en-US" w:eastAsia="en-US"/>
    </w:rPr>
  </w:style>
  <w:style w:type="paragraph" w:customStyle="1" w:styleId="TableHeading">
    <w:name w:val="TableHeading"/>
    <w:next w:val="TableBody"/>
    <w:rsid w:val="00175E33"/>
    <w:pPr>
      <w:keepNext/>
      <w:keepLines/>
      <w:overflowPunct w:val="0"/>
      <w:autoSpaceDE w:val="0"/>
      <w:autoSpaceDN w:val="0"/>
      <w:adjustRightInd w:val="0"/>
      <w:spacing w:before="60" w:after="60" w:line="240" w:lineRule="atLeast"/>
      <w:textAlignment w:val="baseline"/>
    </w:pPr>
    <w:rPr>
      <w:rFonts w:ascii="Helvetica" w:hAnsi="Helvetica"/>
      <w:b/>
      <w:sz w:val="21"/>
      <w:lang w:val="en-US" w:eastAsia="en-US"/>
    </w:rPr>
  </w:style>
  <w:style w:type="paragraph" w:styleId="Caption">
    <w:name w:val="caption"/>
    <w:basedOn w:val="Normal"/>
    <w:next w:val="Normal"/>
    <w:unhideWhenUsed/>
    <w:qFormat/>
    <w:rsid w:val="00F95B3F"/>
    <w:rPr>
      <w:b/>
      <w:bCs/>
    </w:rPr>
  </w:style>
  <w:style w:type="table" w:styleId="TableGrid">
    <w:name w:val="Table Grid"/>
    <w:basedOn w:val="TableNormal"/>
    <w:uiPriority w:val="59"/>
    <w:rsid w:val="00F7155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6707E"/>
    <w:rPr>
      <w:b/>
      <w:bCs/>
    </w:rPr>
  </w:style>
  <w:style w:type="paragraph" w:styleId="ListParagraph">
    <w:name w:val="List Paragraph"/>
    <w:basedOn w:val="Normal"/>
    <w:uiPriority w:val="34"/>
    <w:qFormat/>
    <w:rsid w:val="000F5FB3"/>
    <w:pPr>
      <w:ind w:left="708"/>
    </w:pPr>
  </w:style>
  <w:style w:type="paragraph" w:styleId="NormalWeb">
    <w:name w:val="Normal (Web)"/>
    <w:basedOn w:val="Normal"/>
    <w:uiPriority w:val="99"/>
    <w:unhideWhenUsed/>
    <w:rsid w:val="006611B5"/>
    <w:pPr>
      <w:spacing w:before="100" w:beforeAutospacing="1" w:after="100" w:afterAutospacing="1"/>
    </w:pPr>
    <w:rPr>
      <w:sz w:val="24"/>
      <w:szCs w:val="24"/>
      <w:lang w:eastAsia="fr-CA"/>
    </w:rPr>
  </w:style>
  <w:style w:type="paragraph" w:styleId="TOCHeading">
    <w:name w:val="TOC Heading"/>
    <w:basedOn w:val="Heading1"/>
    <w:next w:val="Normal"/>
    <w:uiPriority w:val="39"/>
    <w:semiHidden/>
    <w:unhideWhenUsed/>
    <w:qFormat/>
    <w:rsid w:val="006A1D90"/>
    <w:pPr>
      <w:keepLines/>
      <w:numPr>
        <w:numId w:val="0"/>
      </w:numPr>
      <w:spacing w:before="480" w:after="0" w:line="276" w:lineRule="auto"/>
      <w:outlineLvl w:val="9"/>
    </w:pPr>
    <w:rPr>
      <w:rFonts w:asciiTheme="majorHAnsi" w:eastAsiaTheme="majorEastAsia" w:hAnsiTheme="majorHAnsi" w:cstheme="majorBidi"/>
      <w:bCs/>
      <w:i w:val="0"/>
      <w:color w:val="365F91" w:themeColor="accent1" w:themeShade="BF"/>
      <w:kern w:val="0"/>
      <w:sz w:val="28"/>
      <w:szCs w:val="28"/>
      <w:lang w:val="en-US" w:eastAsia="ja-JP"/>
    </w:rPr>
  </w:style>
  <w:style w:type="numbering" w:customStyle="1" w:styleId="Headings">
    <w:name w:val="Headings"/>
    <w:uiPriority w:val="99"/>
    <w:rsid w:val="006B35AC"/>
    <w:pPr>
      <w:numPr>
        <w:numId w:val="19"/>
      </w:numPr>
    </w:pPr>
  </w:style>
  <w:style w:type="character" w:styleId="CommentReference">
    <w:name w:val="annotation reference"/>
    <w:basedOn w:val="DefaultParagraphFont"/>
    <w:rsid w:val="00B86CB0"/>
    <w:rPr>
      <w:sz w:val="16"/>
      <w:szCs w:val="16"/>
    </w:rPr>
  </w:style>
  <w:style w:type="paragraph" w:styleId="CommentSubject">
    <w:name w:val="annotation subject"/>
    <w:basedOn w:val="CommentText"/>
    <w:next w:val="CommentText"/>
    <w:link w:val="CommentSubjectChar"/>
    <w:rsid w:val="00B86CB0"/>
    <w:pPr>
      <w:spacing w:after="60"/>
    </w:pPr>
    <w:rPr>
      <w:b/>
      <w:bCs/>
      <w:lang w:val="fr-CA"/>
    </w:rPr>
  </w:style>
  <w:style w:type="character" w:customStyle="1" w:styleId="CommentTextChar">
    <w:name w:val="Comment Text Char"/>
    <w:basedOn w:val="DefaultParagraphFont"/>
    <w:link w:val="CommentText"/>
    <w:semiHidden/>
    <w:rsid w:val="00B86CB0"/>
    <w:rPr>
      <w:lang w:val="en-US" w:eastAsia="en-US"/>
    </w:rPr>
  </w:style>
  <w:style w:type="character" w:customStyle="1" w:styleId="CommentSubjectChar">
    <w:name w:val="Comment Subject Char"/>
    <w:basedOn w:val="CommentTextChar"/>
    <w:link w:val="CommentSubject"/>
    <w:rsid w:val="00B86CB0"/>
    <w:rPr>
      <w:b/>
      <w:bCs/>
      <w:lang w:val="en-US" w:eastAsia="en-US"/>
    </w:rPr>
  </w:style>
  <w:style w:type="character" w:styleId="PlaceholderText">
    <w:name w:val="Placeholder Text"/>
    <w:basedOn w:val="DefaultParagraphFont"/>
    <w:uiPriority w:val="99"/>
    <w:semiHidden/>
    <w:rsid w:val="000A2598"/>
    <w:rPr>
      <w:color w:val="808080"/>
    </w:rPr>
  </w:style>
  <w:style w:type="character" w:styleId="Emphasis">
    <w:name w:val="Emphasis"/>
    <w:basedOn w:val="DefaultParagraphFont"/>
    <w:qFormat/>
    <w:rsid w:val="00370AB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60"/>
    </w:pPr>
    <w:rPr>
      <w:lang w:eastAsia="en-US"/>
    </w:rPr>
  </w:style>
  <w:style w:type="paragraph" w:styleId="Heading1">
    <w:name w:val="heading 1"/>
    <w:basedOn w:val="Normal"/>
    <w:next w:val="Normal"/>
    <w:qFormat/>
    <w:rsid w:val="006B35AC"/>
    <w:pPr>
      <w:keepNext/>
      <w:numPr>
        <w:numId w:val="22"/>
      </w:numPr>
      <w:spacing w:before="240"/>
      <w:outlineLvl w:val="0"/>
    </w:pPr>
    <w:rPr>
      <w:rFonts w:ascii="Helvetica" w:hAnsi="Helvetica"/>
      <w:b/>
      <w:i/>
      <w:kern w:val="28"/>
      <w:sz w:val="24"/>
    </w:rPr>
  </w:style>
  <w:style w:type="paragraph" w:styleId="Heading2">
    <w:name w:val="heading 2"/>
    <w:basedOn w:val="Normal"/>
    <w:next w:val="Normal"/>
    <w:autoRedefine/>
    <w:qFormat/>
    <w:rsid w:val="006B537D"/>
    <w:pPr>
      <w:keepNext/>
      <w:numPr>
        <w:ilvl w:val="1"/>
        <w:numId w:val="22"/>
      </w:numPr>
      <w:spacing w:before="240"/>
      <w:outlineLvl w:val="1"/>
    </w:pPr>
    <w:rPr>
      <w:rFonts w:ascii="Helvetica" w:hAnsi="Helvetica"/>
      <w:b/>
      <w:i/>
      <w:sz w:val="22"/>
      <w:lang w:val="en-CA"/>
    </w:rPr>
  </w:style>
  <w:style w:type="paragraph" w:styleId="Heading3">
    <w:name w:val="heading 3"/>
    <w:basedOn w:val="Normal"/>
    <w:next w:val="Normal"/>
    <w:qFormat/>
    <w:rsid w:val="006B35AC"/>
    <w:pPr>
      <w:keepNext/>
      <w:numPr>
        <w:ilvl w:val="2"/>
        <w:numId w:val="22"/>
      </w:numPr>
      <w:spacing w:before="240"/>
      <w:outlineLvl w:val="2"/>
    </w:pPr>
    <w:rPr>
      <w:rFonts w:ascii="Helvetica" w:hAnsi="Helvetica"/>
      <w:b/>
      <w:i/>
    </w:rPr>
  </w:style>
  <w:style w:type="paragraph" w:styleId="Heading4">
    <w:name w:val="heading 4"/>
    <w:basedOn w:val="Normal"/>
    <w:next w:val="Normal"/>
    <w:qFormat/>
    <w:rsid w:val="006B35AC"/>
    <w:pPr>
      <w:keepNext/>
      <w:numPr>
        <w:ilvl w:val="3"/>
        <w:numId w:val="22"/>
      </w:numPr>
      <w:spacing w:before="240"/>
      <w:outlineLvl w:val="3"/>
    </w:pPr>
    <w:rPr>
      <w:rFonts w:ascii="Helvetica" w:hAnsi="Helvetica"/>
      <w:b/>
    </w:rPr>
  </w:style>
  <w:style w:type="paragraph" w:styleId="Heading5">
    <w:name w:val="heading 5"/>
    <w:basedOn w:val="Normal"/>
    <w:next w:val="Normal"/>
    <w:qFormat/>
    <w:rsid w:val="006B35AC"/>
    <w:pPr>
      <w:numPr>
        <w:ilvl w:val="4"/>
        <w:numId w:val="22"/>
      </w:numPr>
      <w:spacing w:before="240"/>
      <w:outlineLvl w:val="4"/>
    </w:pPr>
    <w:rPr>
      <w:rFonts w:ascii="Arial" w:hAnsi="Arial"/>
      <w:sz w:val="22"/>
    </w:rPr>
  </w:style>
  <w:style w:type="paragraph" w:styleId="Heading6">
    <w:name w:val="heading 6"/>
    <w:aliases w:val="Appendix"/>
    <w:basedOn w:val="Normal"/>
    <w:next w:val="Normal"/>
    <w:qFormat/>
    <w:pPr>
      <w:spacing w:before="240"/>
      <w:outlineLvl w:val="5"/>
    </w:pPr>
    <w:rPr>
      <w:rFonts w:ascii="Arial" w:hAnsi="Arial"/>
      <w:i/>
      <w:sz w:val="22"/>
    </w:rPr>
  </w:style>
  <w:style w:type="paragraph" w:styleId="Heading7">
    <w:name w:val="heading 7"/>
    <w:basedOn w:val="Normal"/>
    <w:next w:val="Normal"/>
    <w:qFormat/>
    <w:rsid w:val="006B35AC"/>
    <w:pPr>
      <w:numPr>
        <w:ilvl w:val="6"/>
        <w:numId w:val="22"/>
      </w:numPr>
      <w:spacing w:before="240"/>
      <w:outlineLvl w:val="6"/>
    </w:pPr>
    <w:rPr>
      <w:rFonts w:ascii="Arial" w:hAnsi="Arial"/>
    </w:rPr>
  </w:style>
  <w:style w:type="paragraph" w:styleId="Heading8">
    <w:name w:val="heading 8"/>
    <w:basedOn w:val="Normal"/>
    <w:next w:val="Normal"/>
    <w:qFormat/>
    <w:rsid w:val="006B35AC"/>
    <w:pPr>
      <w:numPr>
        <w:ilvl w:val="7"/>
        <w:numId w:val="22"/>
      </w:numPr>
      <w:spacing w:before="240"/>
      <w:outlineLvl w:val="7"/>
    </w:pPr>
    <w:rPr>
      <w:rFonts w:ascii="Arial" w:hAnsi="Arial"/>
      <w:i/>
    </w:rPr>
  </w:style>
  <w:style w:type="paragraph" w:styleId="Heading9">
    <w:name w:val="heading 9"/>
    <w:basedOn w:val="Normal"/>
    <w:next w:val="Normal"/>
    <w:qFormat/>
    <w:rsid w:val="006B35AC"/>
    <w:pPr>
      <w:numPr>
        <w:ilvl w:val="8"/>
        <w:numId w:val="22"/>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spacing w:after="0"/>
    </w:pPr>
  </w:style>
  <w:style w:type="paragraph" w:customStyle="1" w:styleId="Style2">
    <w:name w:val="Style2"/>
    <w:basedOn w:val="Normal"/>
    <w:pPr>
      <w:spacing w:after="0"/>
      <w:jc w:val="center"/>
    </w:pPr>
    <w:rPr>
      <w:b/>
    </w:rPr>
  </w:style>
  <w:style w:type="paragraph" w:customStyle="1" w:styleId="Style1">
    <w:name w:val="Style1"/>
    <w:basedOn w:val="Normal"/>
    <w:pPr>
      <w:spacing w:before="120" w:after="0"/>
      <w:ind w:left="561"/>
      <w:jc w:val="both"/>
    </w:pPr>
    <w:rPr>
      <w:b/>
    </w:rPr>
  </w:style>
  <w:style w:type="paragraph" w:customStyle="1" w:styleId="Style3">
    <w:name w:val="Style3"/>
    <w:basedOn w:val="Normal"/>
    <w:pPr>
      <w:framePr w:w="2650" w:h="1339" w:hSpace="187" w:wrap="around" w:vAnchor="page" w:hAnchor="page" w:x="1326" w:y="721"/>
      <w:pBdr>
        <w:top w:val="single" w:sz="6" w:space="1" w:color="auto"/>
        <w:left w:val="single" w:sz="6" w:space="1" w:color="auto"/>
        <w:bottom w:val="single" w:sz="6" w:space="1" w:color="auto"/>
        <w:right w:val="single" w:sz="6" w:space="1" w:color="auto"/>
      </w:pBdr>
    </w:pPr>
    <w:rPr>
      <w:rFonts w:ascii="Blippo Blk BT" w:hAnsi="Blippo Blk BT"/>
      <w:sz w:val="80"/>
    </w:rPr>
  </w:style>
  <w:style w:type="paragraph" w:styleId="TOC1">
    <w:name w:val="toc 1"/>
    <w:aliases w:val="First"/>
    <w:basedOn w:val="Normal"/>
    <w:next w:val="Normal"/>
    <w:uiPriority w:val="39"/>
    <w:qFormat/>
    <w:pPr>
      <w:tabs>
        <w:tab w:val="right" w:leader="dot" w:pos="9216"/>
      </w:tabs>
      <w:spacing w:before="120" w:after="120"/>
    </w:pPr>
    <w:rPr>
      <w:b/>
      <w:caps/>
    </w:rPr>
  </w:style>
  <w:style w:type="paragraph" w:styleId="TOC2">
    <w:name w:val="toc 2"/>
    <w:basedOn w:val="Normal"/>
    <w:next w:val="Normal"/>
    <w:uiPriority w:val="39"/>
    <w:qFormat/>
    <w:pPr>
      <w:tabs>
        <w:tab w:val="right" w:leader="dot" w:pos="9216"/>
      </w:tabs>
      <w:spacing w:after="0"/>
    </w:pPr>
    <w:rPr>
      <w:smallCaps/>
    </w:rPr>
  </w:style>
  <w:style w:type="paragraph" w:styleId="TOC3">
    <w:name w:val="toc 3"/>
    <w:basedOn w:val="Normal"/>
    <w:next w:val="Normal"/>
    <w:uiPriority w:val="39"/>
    <w:qFormat/>
    <w:pPr>
      <w:tabs>
        <w:tab w:val="right" w:leader="dot" w:pos="9216"/>
      </w:tabs>
      <w:spacing w:after="0"/>
      <w:ind w:left="200"/>
    </w:pPr>
    <w:rPr>
      <w:i/>
    </w:rPr>
  </w:style>
  <w:style w:type="paragraph" w:styleId="TOC4">
    <w:name w:val="toc 4"/>
    <w:basedOn w:val="Normal"/>
    <w:next w:val="Normal"/>
    <w:uiPriority w:val="39"/>
    <w:pPr>
      <w:tabs>
        <w:tab w:val="right" w:leader="dot" w:pos="9216"/>
      </w:tabs>
      <w:spacing w:after="0"/>
      <w:ind w:left="400"/>
    </w:pPr>
    <w:rPr>
      <w:sz w:val="18"/>
    </w:rPr>
  </w:style>
  <w:style w:type="paragraph" w:styleId="TOC5">
    <w:name w:val="toc 5"/>
    <w:basedOn w:val="Normal"/>
    <w:next w:val="Normal"/>
    <w:semiHidden/>
    <w:pPr>
      <w:tabs>
        <w:tab w:val="right" w:leader="dot" w:pos="9216"/>
      </w:tabs>
      <w:spacing w:after="0"/>
      <w:ind w:left="600"/>
    </w:pPr>
    <w:rPr>
      <w:sz w:val="18"/>
    </w:rPr>
  </w:style>
  <w:style w:type="paragraph" w:styleId="TOC6">
    <w:name w:val="toc 6"/>
    <w:basedOn w:val="Normal"/>
    <w:next w:val="Normal"/>
    <w:semiHidden/>
    <w:pPr>
      <w:tabs>
        <w:tab w:val="right" w:leader="dot" w:pos="9216"/>
      </w:tabs>
      <w:spacing w:after="0"/>
      <w:ind w:left="800"/>
    </w:pPr>
    <w:rPr>
      <w:sz w:val="18"/>
    </w:rPr>
  </w:style>
  <w:style w:type="paragraph" w:styleId="TOC7">
    <w:name w:val="toc 7"/>
    <w:basedOn w:val="Normal"/>
    <w:next w:val="Normal"/>
    <w:semiHidden/>
    <w:pPr>
      <w:tabs>
        <w:tab w:val="right" w:leader="dot" w:pos="9216"/>
      </w:tabs>
      <w:spacing w:after="0"/>
      <w:ind w:left="1000"/>
    </w:pPr>
    <w:rPr>
      <w:sz w:val="18"/>
    </w:rPr>
  </w:style>
  <w:style w:type="paragraph" w:styleId="TOC8">
    <w:name w:val="toc 8"/>
    <w:basedOn w:val="Normal"/>
    <w:next w:val="Normal"/>
    <w:semiHidden/>
    <w:pPr>
      <w:tabs>
        <w:tab w:val="right" w:leader="dot" w:pos="9216"/>
      </w:tabs>
      <w:spacing w:after="0"/>
      <w:ind w:left="1200"/>
    </w:pPr>
    <w:rPr>
      <w:sz w:val="18"/>
    </w:rPr>
  </w:style>
  <w:style w:type="paragraph" w:styleId="TOC9">
    <w:name w:val="toc 9"/>
    <w:basedOn w:val="Normal"/>
    <w:next w:val="Normal"/>
    <w:semiHidden/>
    <w:pPr>
      <w:tabs>
        <w:tab w:val="right" w:leader="dot" w:pos="9216"/>
      </w:tabs>
      <w:spacing w:after="0"/>
      <w:ind w:left="1400"/>
    </w:pPr>
    <w:rPr>
      <w:sz w:val="18"/>
    </w:rPr>
  </w:style>
  <w:style w:type="paragraph" w:customStyle="1" w:styleId="Annexe">
    <w:name w:val="Annexe"/>
    <w:pPr>
      <w:ind w:firstLine="1008"/>
    </w:pPr>
    <w:rPr>
      <w:rFonts w:ascii="Arial" w:hAnsi="Arial"/>
      <w:b/>
      <w:i/>
      <w:color w:val="000000"/>
      <w:lang w:val="en-US" w:eastAsia="en-US"/>
    </w:rPr>
  </w:style>
  <w:style w:type="paragraph" w:customStyle="1" w:styleId="TableText">
    <w:name w:val="Table Text"/>
    <w:rPr>
      <w:rFonts w:ascii="Helvetica" w:hAnsi="Helvetica"/>
      <w:color w:val="000000"/>
      <w:sz w:val="24"/>
      <w:lang w:val="en-US" w:eastAsia="en-US"/>
    </w:rPr>
  </w:style>
  <w:style w:type="paragraph" w:customStyle="1" w:styleId="code">
    <w:name w:val="code"/>
    <w:pPr>
      <w:jc w:val="center"/>
    </w:pPr>
    <w:rPr>
      <w:rFonts w:ascii="Helvetica" w:hAnsi="Helvetica"/>
      <w:color w:val="000000"/>
      <w:sz w:val="24"/>
      <w:lang w:val="en-US" w:eastAsia="en-US"/>
    </w:rPr>
  </w:style>
  <w:style w:type="paragraph" w:customStyle="1" w:styleId="Bullet">
    <w:name w:val="Bullet"/>
    <w:pPr>
      <w:ind w:left="288"/>
    </w:pPr>
    <w:rPr>
      <w:rFonts w:ascii="TimesNewRomanPS" w:hAnsi="TimesNewRomanPS"/>
      <w:color w:val="000000"/>
      <w:sz w:val="24"/>
      <w:lang w:val="en-US" w:eastAsia="en-US"/>
    </w:rPr>
  </w:style>
  <w:style w:type="paragraph" w:customStyle="1" w:styleId="paragraphe">
    <w:name w:val="paragraphe"/>
    <w:basedOn w:val="Normal"/>
    <w:pPr>
      <w:spacing w:after="0"/>
      <w:ind w:left="360"/>
    </w:pPr>
    <w:rPr>
      <w:rFonts w:ascii="Arial" w:hAnsi="Arial"/>
    </w:rPr>
  </w:style>
  <w:style w:type="paragraph" w:customStyle="1" w:styleId="paragrapheretrait">
    <w:name w:val="paragraphe retrait"/>
    <w:basedOn w:val="paragraphe"/>
    <w:pPr>
      <w:ind w:left="720"/>
    </w:pPr>
    <w:rPr>
      <w:lang w:val="en-US"/>
    </w:rPr>
  </w:style>
  <w:style w:type="paragraph" w:styleId="BodyTextIndent3">
    <w:name w:val="Body Text Indent 3"/>
    <w:basedOn w:val="Normal"/>
    <w:pPr>
      <w:spacing w:after="0"/>
      <w:ind w:left="3600" w:hanging="623"/>
    </w:pPr>
    <w:rPr>
      <w:sz w:val="22"/>
      <w:lang w:val="en-US"/>
    </w:rPr>
  </w:style>
  <w:style w:type="paragraph" w:styleId="BodyTextIndent2">
    <w:name w:val="Body Text Indent 2"/>
    <w:basedOn w:val="Normal"/>
    <w:pPr>
      <w:spacing w:after="0"/>
      <w:ind w:left="2410" w:hanging="283"/>
    </w:pPr>
    <w:rPr>
      <w:sz w:val="22"/>
      <w:lang w:val="en-US"/>
    </w:rPr>
  </w:style>
  <w:style w:type="paragraph" w:styleId="BodyTextIndent">
    <w:name w:val="Body Text Indent"/>
    <w:basedOn w:val="Normal"/>
    <w:pPr>
      <w:ind w:left="270"/>
    </w:pPr>
  </w:style>
  <w:style w:type="paragraph" w:styleId="BalloonText">
    <w:name w:val="Balloon Text"/>
    <w:basedOn w:val="Normal"/>
    <w:semiHidden/>
    <w:rsid w:val="00347C10"/>
    <w:rPr>
      <w:rFonts w:ascii="Tahoma" w:hAnsi="Tahoma" w:cs="Tahoma"/>
      <w:sz w:val="16"/>
      <w:szCs w:val="16"/>
    </w:rPr>
  </w:style>
  <w:style w:type="paragraph" w:customStyle="1" w:styleId="RegularText">
    <w:name w:val="Regular Text"/>
    <w:rsid w:val="003E53ED"/>
    <w:pPr>
      <w:widowControl w:val="0"/>
      <w:spacing w:before="60" w:after="60"/>
      <w:jc w:val="both"/>
    </w:pPr>
    <w:rPr>
      <w:rFonts w:ascii="Helvetica" w:hAnsi="Helvetica"/>
      <w:noProof/>
      <w:sz w:val="21"/>
      <w:lang w:val="en-US" w:eastAsia="en-US"/>
    </w:rPr>
  </w:style>
  <w:style w:type="character" w:styleId="PageNumber">
    <w:name w:val="page number"/>
    <w:basedOn w:val="DefaultParagraphFont"/>
    <w:rsid w:val="00D1395C"/>
  </w:style>
  <w:style w:type="character" w:styleId="FollowedHyperlink">
    <w:name w:val="FollowedHyperlink"/>
    <w:rsid w:val="00603E29"/>
    <w:rPr>
      <w:color w:val="800080"/>
      <w:u w:val="single"/>
    </w:rPr>
  </w:style>
  <w:style w:type="paragraph" w:styleId="FootnoteText">
    <w:name w:val="footnote text"/>
    <w:basedOn w:val="Normal"/>
    <w:semiHidden/>
    <w:rsid w:val="0087473E"/>
    <w:pPr>
      <w:spacing w:after="0"/>
      <w:jc w:val="both"/>
    </w:pPr>
    <w:rPr>
      <w:lang w:val="en-US"/>
    </w:rPr>
  </w:style>
  <w:style w:type="paragraph" w:styleId="BodyText">
    <w:name w:val="Body Text"/>
    <w:basedOn w:val="Normal"/>
    <w:rsid w:val="0087473E"/>
    <w:pPr>
      <w:spacing w:after="0"/>
      <w:jc w:val="both"/>
    </w:pPr>
    <w:rPr>
      <w:sz w:val="24"/>
      <w:szCs w:val="24"/>
      <w:lang w:val="en-CA" w:eastAsia="fr-CA"/>
    </w:rPr>
  </w:style>
  <w:style w:type="character" w:styleId="Hyperlink">
    <w:name w:val="Hyperlink"/>
    <w:uiPriority w:val="99"/>
    <w:rsid w:val="0087473E"/>
    <w:rPr>
      <w:color w:val="0000FF"/>
      <w:u w:val="single"/>
    </w:rPr>
  </w:style>
  <w:style w:type="paragraph" w:styleId="BlockText">
    <w:name w:val="Block Text"/>
    <w:basedOn w:val="Normal"/>
    <w:rsid w:val="0087473E"/>
    <w:pPr>
      <w:spacing w:after="0"/>
      <w:ind w:left="1134" w:right="1134"/>
      <w:jc w:val="both"/>
    </w:pPr>
    <w:rPr>
      <w:sz w:val="24"/>
      <w:szCs w:val="24"/>
      <w:lang w:val="en-CA" w:eastAsia="fr-CA"/>
    </w:rPr>
  </w:style>
  <w:style w:type="paragraph" w:styleId="TableofFigures">
    <w:name w:val="table of figures"/>
    <w:basedOn w:val="Normal"/>
    <w:next w:val="Normal"/>
    <w:semiHidden/>
    <w:rsid w:val="0087473E"/>
    <w:pPr>
      <w:spacing w:after="0"/>
      <w:ind w:left="480" w:hanging="480"/>
    </w:pPr>
    <w:rPr>
      <w:sz w:val="24"/>
      <w:szCs w:val="24"/>
      <w:lang w:eastAsia="fr-CA"/>
    </w:rPr>
  </w:style>
  <w:style w:type="paragraph" w:styleId="Index1">
    <w:name w:val="index 1"/>
    <w:basedOn w:val="Normal"/>
    <w:next w:val="Normal"/>
    <w:autoRedefine/>
    <w:semiHidden/>
    <w:rsid w:val="0087473E"/>
    <w:pPr>
      <w:ind w:left="200" w:hanging="200"/>
    </w:pPr>
  </w:style>
  <w:style w:type="paragraph" w:styleId="IndexHeading">
    <w:name w:val="index heading"/>
    <w:basedOn w:val="Normal"/>
    <w:next w:val="Index1"/>
    <w:semiHidden/>
    <w:rsid w:val="0087473E"/>
    <w:pPr>
      <w:spacing w:after="0"/>
    </w:pPr>
    <w:rPr>
      <w:rFonts w:ascii="Arial" w:hAnsi="Arial"/>
      <w:b/>
      <w:lang w:val="en-US"/>
    </w:rPr>
  </w:style>
  <w:style w:type="paragraph" w:styleId="CommentText">
    <w:name w:val="annotation text"/>
    <w:basedOn w:val="Normal"/>
    <w:link w:val="CommentTextChar"/>
    <w:semiHidden/>
    <w:rsid w:val="0087473E"/>
    <w:pPr>
      <w:spacing w:after="0"/>
    </w:pPr>
    <w:rPr>
      <w:lang w:val="en-US"/>
    </w:rPr>
  </w:style>
  <w:style w:type="paragraph" w:customStyle="1" w:styleId="TableBody">
    <w:name w:val="TableBody"/>
    <w:rsid w:val="00175E33"/>
    <w:pPr>
      <w:keepLines/>
      <w:widowControl w:val="0"/>
      <w:tabs>
        <w:tab w:val="left" w:pos="720"/>
        <w:tab w:val="left" w:pos="1440"/>
        <w:tab w:val="left" w:pos="2160"/>
        <w:tab w:val="left" w:pos="2880"/>
        <w:tab w:val="left" w:pos="3600"/>
        <w:tab w:val="left" w:pos="4320"/>
        <w:tab w:val="left" w:pos="5040"/>
      </w:tabs>
      <w:overflowPunct w:val="0"/>
      <w:autoSpaceDE w:val="0"/>
      <w:autoSpaceDN w:val="0"/>
      <w:adjustRightInd w:val="0"/>
      <w:spacing w:before="60" w:after="60"/>
      <w:jc w:val="both"/>
      <w:textAlignment w:val="baseline"/>
    </w:pPr>
    <w:rPr>
      <w:rFonts w:ascii="Helvetica" w:hAnsi="Helvetica"/>
      <w:noProof/>
      <w:lang w:val="en-US" w:eastAsia="en-US"/>
    </w:rPr>
  </w:style>
  <w:style w:type="paragraph" w:customStyle="1" w:styleId="TableHeading">
    <w:name w:val="TableHeading"/>
    <w:next w:val="TableBody"/>
    <w:rsid w:val="00175E33"/>
    <w:pPr>
      <w:keepNext/>
      <w:keepLines/>
      <w:overflowPunct w:val="0"/>
      <w:autoSpaceDE w:val="0"/>
      <w:autoSpaceDN w:val="0"/>
      <w:adjustRightInd w:val="0"/>
      <w:spacing w:before="60" w:after="60" w:line="240" w:lineRule="atLeast"/>
      <w:textAlignment w:val="baseline"/>
    </w:pPr>
    <w:rPr>
      <w:rFonts w:ascii="Helvetica" w:hAnsi="Helvetica"/>
      <w:b/>
      <w:sz w:val="21"/>
      <w:lang w:val="en-US" w:eastAsia="en-US"/>
    </w:rPr>
  </w:style>
  <w:style w:type="paragraph" w:styleId="Caption">
    <w:name w:val="caption"/>
    <w:basedOn w:val="Normal"/>
    <w:next w:val="Normal"/>
    <w:unhideWhenUsed/>
    <w:qFormat/>
    <w:rsid w:val="00F95B3F"/>
    <w:rPr>
      <w:b/>
      <w:bCs/>
    </w:rPr>
  </w:style>
  <w:style w:type="table" w:styleId="TableGrid">
    <w:name w:val="Table Grid"/>
    <w:basedOn w:val="TableNormal"/>
    <w:uiPriority w:val="59"/>
    <w:rsid w:val="00F7155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6707E"/>
    <w:rPr>
      <w:b/>
      <w:bCs/>
    </w:rPr>
  </w:style>
  <w:style w:type="paragraph" w:styleId="ListParagraph">
    <w:name w:val="List Paragraph"/>
    <w:basedOn w:val="Normal"/>
    <w:uiPriority w:val="34"/>
    <w:qFormat/>
    <w:rsid w:val="000F5FB3"/>
    <w:pPr>
      <w:ind w:left="708"/>
    </w:pPr>
  </w:style>
  <w:style w:type="paragraph" w:styleId="NormalWeb">
    <w:name w:val="Normal (Web)"/>
    <w:basedOn w:val="Normal"/>
    <w:uiPriority w:val="99"/>
    <w:unhideWhenUsed/>
    <w:rsid w:val="006611B5"/>
    <w:pPr>
      <w:spacing w:before="100" w:beforeAutospacing="1" w:after="100" w:afterAutospacing="1"/>
    </w:pPr>
    <w:rPr>
      <w:sz w:val="24"/>
      <w:szCs w:val="24"/>
      <w:lang w:eastAsia="fr-CA"/>
    </w:rPr>
  </w:style>
  <w:style w:type="paragraph" w:styleId="TOCHeading">
    <w:name w:val="TOC Heading"/>
    <w:basedOn w:val="Heading1"/>
    <w:next w:val="Normal"/>
    <w:uiPriority w:val="39"/>
    <w:semiHidden/>
    <w:unhideWhenUsed/>
    <w:qFormat/>
    <w:rsid w:val="006A1D90"/>
    <w:pPr>
      <w:keepLines/>
      <w:numPr>
        <w:numId w:val="0"/>
      </w:numPr>
      <w:spacing w:before="480" w:after="0" w:line="276" w:lineRule="auto"/>
      <w:outlineLvl w:val="9"/>
    </w:pPr>
    <w:rPr>
      <w:rFonts w:asciiTheme="majorHAnsi" w:eastAsiaTheme="majorEastAsia" w:hAnsiTheme="majorHAnsi" w:cstheme="majorBidi"/>
      <w:bCs/>
      <w:i w:val="0"/>
      <w:color w:val="365F91" w:themeColor="accent1" w:themeShade="BF"/>
      <w:kern w:val="0"/>
      <w:sz w:val="28"/>
      <w:szCs w:val="28"/>
      <w:lang w:val="en-US" w:eastAsia="ja-JP"/>
    </w:rPr>
  </w:style>
  <w:style w:type="numbering" w:customStyle="1" w:styleId="Headings">
    <w:name w:val="Headings"/>
    <w:uiPriority w:val="99"/>
    <w:rsid w:val="006B35AC"/>
    <w:pPr>
      <w:numPr>
        <w:numId w:val="19"/>
      </w:numPr>
    </w:pPr>
  </w:style>
  <w:style w:type="character" w:styleId="CommentReference">
    <w:name w:val="annotation reference"/>
    <w:basedOn w:val="DefaultParagraphFont"/>
    <w:rsid w:val="00B86CB0"/>
    <w:rPr>
      <w:sz w:val="16"/>
      <w:szCs w:val="16"/>
    </w:rPr>
  </w:style>
  <w:style w:type="paragraph" w:styleId="CommentSubject">
    <w:name w:val="annotation subject"/>
    <w:basedOn w:val="CommentText"/>
    <w:next w:val="CommentText"/>
    <w:link w:val="CommentSubjectChar"/>
    <w:rsid w:val="00B86CB0"/>
    <w:pPr>
      <w:spacing w:after="60"/>
    </w:pPr>
    <w:rPr>
      <w:b/>
      <w:bCs/>
      <w:lang w:val="fr-CA"/>
    </w:rPr>
  </w:style>
  <w:style w:type="character" w:customStyle="1" w:styleId="CommentTextChar">
    <w:name w:val="Comment Text Char"/>
    <w:basedOn w:val="DefaultParagraphFont"/>
    <w:link w:val="CommentText"/>
    <w:semiHidden/>
    <w:rsid w:val="00B86CB0"/>
    <w:rPr>
      <w:lang w:val="en-US" w:eastAsia="en-US"/>
    </w:rPr>
  </w:style>
  <w:style w:type="character" w:customStyle="1" w:styleId="CommentSubjectChar">
    <w:name w:val="Comment Subject Char"/>
    <w:basedOn w:val="CommentTextChar"/>
    <w:link w:val="CommentSubject"/>
    <w:rsid w:val="00B86CB0"/>
    <w:rPr>
      <w:b/>
      <w:bCs/>
      <w:lang w:val="en-US" w:eastAsia="en-US"/>
    </w:rPr>
  </w:style>
  <w:style w:type="character" w:styleId="PlaceholderText">
    <w:name w:val="Placeholder Text"/>
    <w:basedOn w:val="DefaultParagraphFont"/>
    <w:uiPriority w:val="99"/>
    <w:semiHidden/>
    <w:rsid w:val="000A2598"/>
    <w:rPr>
      <w:color w:val="808080"/>
    </w:rPr>
  </w:style>
  <w:style w:type="character" w:styleId="Emphasis">
    <w:name w:val="Emphasis"/>
    <w:basedOn w:val="DefaultParagraphFont"/>
    <w:qFormat/>
    <w:rsid w:val="00370A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493600">
      <w:bodyDiv w:val="1"/>
      <w:marLeft w:val="0"/>
      <w:marRight w:val="0"/>
      <w:marTop w:val="0"/>
      <w:marBottom w:val="0"/>
      <w:divBdr>
        <w:top w:val="none" w:sz="0" w:space="0" w:color="auto"/>
        <w:left w:val="none" w:sz="0" w:space="0" w:color="auto"/>
        <w:bottom w:val="none" w:sz="0" w:space="0" w:color="auto"/>
        <w:right w:val="none" w:sz="0" w:space="0" w:color="auto"/>
      </w:divBdr>
    </w:div>
    <w:div w:id="1038897874">
      <w:bodyDiv w:val="1"/>
      <w:marLeft w:val="0"/>
      <w:marRight w:val="0"/>
      <w:marTop w:val="0"/>
      <w:marBottom w:val="0"/>
      <w:divBdr>
        <w:top w:val="none" w:sz="0" w:space="0" w:color="auto"/>
        <w:left w:val="none" w:sz="0" w:space="0" w:color="auto"/>
        <w:bottom w:val="none" w:sz="0" w:space="0" w:color="auto"/>
        <w:right w:val="none" w:sz="0" w:space="0" w:color="auto"/>
      </w:divBdr>
    </w:div>
    <w:div w:id="1795632270">
      <w:bodyDiv w:val="1"/>
      <w:marLeft w:val="0"/>
      <w:marRight w:val="0"/>
      <w:marTop w:val="0"/>
      <w:marBottom w:val="0"/>
      <w:divBdr>
        <w:top w:val="none" w:sz="0" w:space="0" w:color="auto"/>
        <w:left w:val="none" w:sz="0" w:space="0" w:color="auto"/>
        <w:bottom w:val="none" w:sz="0" w:space="0" w:color="auto"/>
        <w:right w:val="none" w:sz="0" w:space="0" w:color="auto"/>
      </w:divBdr>
    </w:div>
    <w:div w:id="1811092998">
      <w:bodyDiv w:val="1"/>
      <w:marLeft w:val="0"/>
      <w:marRight w:val="0"/>
      <w:marTop w:val="0"/>
      <w:marBottom w:val="0"/>
      <w:divBdr>
        <w:top w:val="none" w:sz="0" w:space="0" w:color="auto"/>
        <w:left w:val="none" w:sz="0" w:space="0" w:color="auto"/>
        <w:bottom w:val="none" w:sz="0" w:space="0" w:color="auto"/>
        <w:right w:val="none" w:sz="0" w:space="0" w:color="auto"/>
      </w:divBdr>
    </w:div>
    <w:div w:id="2084375212">
      <w:bodyDiv w:val="1"/>
      <w:marLeft w:val="0"/>
      <w:marRight w:val="0"/>
      <w:marTop w:val="0"/>
      <w:marBottom w:val="0"/>
      <w:divBdr>
        <w:top w:val="none" w:sz="0" w:space="0" w:color="auto"/>
        <w:left w:val="none" w:sz="0" w:space="0" w:color="auto"/>
        <w:bottom w:val="none" w:sz="0" w:space="0" w:color="auto"/>
        <w:right w:val="none" w:sz="0" w:space="0" w:color="auto"/>
      </w:divBdr>
      <w:divsChild>
        <w:div w:id="1035888276">
          <w:marLeft w:val="0"/>
          <w:marRight w:val="0"/>
          <w:marTop w:val="0"/>
          <w:marBottom w:val="0"/>
          <w:divBdr>
            <w:top w:val="none" w:sz="0" w:space="0" w:color="auto"/>
            <w:left w:val="none" w:sz="0" w:space="0" w:color="auto"/>
            <w:bottom w:val="none" w:sz="0" w:space="0" w:color="auto"/>
            <w:right w:val="none" w:sz="0" w:space="0" w:color="auto"/>
          </w:divBdr>
        </w:div>
        <w:div w:id="167838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hyperlink" Target="http://brainstorm/knowledgeTree/view.php?fDocumentId=261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hyperlink" Target="http://brainstorm/knowledgeTree/view.php?fDocumentId=253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hyperlink" Target="file:///\\Urgent\mgihard\Public\Specifications_&amp;_Standards\PCI_Spec\PCI%20Rev%203.x\pci_lb_3_0_12AUG02.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jlarocqu\LOCALS~1\Temp\GAB104%20%20-%20Gabarit%20de%20Specification-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15C58-7EB2-4281-B8FF-F9B43A22D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GAB104  - Gabarit de Specification-2.dot</Template>
  <TotalTime>179</TotalTime>
  <Pages>31</Pages>
  <Words>7297</Words>
  <Characters>40136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&lt;Gabarit générique de document QA&gt;</vt:lpstr>
    </vt:vector>
  </TitlesOfParts>
  <Company>Microsoft</Company>
  <LinksUpToDate>false</LinksUpToDate>
  <CharactersWithSpaces>47339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&lt;Gabarit générique de document QA&gt;</dc:title>
  <dc:creator>Jason Larocque</dc:creator>
  <cp:lastModifiedBy>Jean-Francois Larin</cp:lastModifiedBy>
  <cp:revision>6</cp:revision>
  <cp:lastPrinted>2014-10-02T20:30:00Z</cp:lastPrinted>
  <dcterms:created xsi:type="dcterms:W3CDTF">2015-11-27T13:41:00Z</dcterms:created>
  <dcterms:modified xsi:type="dcterms:W3CDTF">2018-02-05T21:47:00Z</dcterms:modified>
</cp:coreProperties>
</file>