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318" w:type="dxa"/>
        <w:tblLayout w:type="fixed"/>
        <w:tblLook w:val="0000" w:firstRow="0" w:lastRow="0" w:firstColumn="0" w:lastColumn="0" w:noHBand="0" w:noVBand="0"/>
      </w:tblPr>
      <w:tblGrid>
        <w:gridCol w:w="2411"/>
        <w:gridCol w:w="3260"/>
        <w:gridCol w:w="2410"/>
        <w:gridCol w:w="2126"/>
      </w:tblGrid>
      <w:tr w:rsidR="003D6AE9" w:rsidRPr="00861FD2" w14:paraId="426BDA91" w14:textId="77777777">
        <w:trPr>
          <w:cantSplit/>
        </w:trPr>
        <w:tc>
          <w:tcPr>
            <w:tcW w:w="5671" w:type="dxa"/>
            <w:gridSpan w:val="2"/>
            <w:tcBorders>
              <w:top w:val="single" w:sz="4" w:space="0" w:color="auto"/>
              <w:left w:val="single" w:sz="4" w:space="0" w:color="auto"/>
              <w:bottom w:val="single" w:sz="4" w:space="0" w:color="auto"/>
              <w:right w:val="single" w:sz="4" w:space="0" w:color="auto"/>
            </w:tcBorders>
          </w:tcPr>
          <w:p w14:paraId="2A8E8BF7" w14:textId="77777777" w:rsidR="003D6AE9" w:rsidRPr="008F59D4" w:rsidRDefault="00316ADF" w:rsidP="002612E5">
            <w:pPr>
              <w:pStyle w:val="Header"/>
              <w:ind w:left="460"/>
              <w:rPr>
                <w:color w:val="0000FF"/>
                <w:sz w:val="16"/>
                <w:lang w:val="en-CA"/>
              </w:rPr>
            </w:pPr>
            <w:r w:rsidRPr="00316ADF">
              <w:rPr>
                <w:rStyle w:val="hps"/>
                <w:i/>
                <w:color w:val="365F91"/>
                <w:sz w:val="16"/>
                <w:szCs w:val="16"/>
                <w:lang w:val="en-CA"/>
              </w:rPr>
              <w:t>Description</w:t>
            </w:r>
            <w:r w:rsidRPr="00316ADF">
              <w:rPr>
                <w:rStyle w:val="shorttext"/>
                <w:i/>
                <w:color w:val="365F91"/>
                <w:sz w:val="16"/>
                <w:szCs w:val="16"/>
                <w:lang w:val="en-CA"/>
              </w:rPr>
              <w:t xml:space="preserve"> </w:t>
            </w:r>
            <w:r w:rsidRPr="00316ADF">
              <w:rPr>
                <w:rStyle w:val="hps"/>
                <w:i/>
                <w:color w:val="365F91"/>
                <w:sz w:val="16"/>
                <w:szCs w:val="16"/>
                <w:lang w:val="en-CA"/>
              </w:rPr>
              <w:t>of</w:t>
            </w:r>
            <w:r w:rsidRPr="00316ADF">
              <w:rPr>
                <w:rStyle w:val="shorttext"/>
                <w:i/>
                <w:color w:val="365F91"/>
                <w:sz w:val="16"/>
                <w:szCs w:val="16"/>
                <w:lang w:val="en-CA"/>
              </w:rPr>
              <w:t xml:space="preserve"> </w:t>
            </w:r>
            <w:r w:rsidRPr="00316ADF">
              <w:rPr>
                <w:rStyle w:val="hps"/>
                <w:i/>
                <w:color w:val="365F91"/>
                <w:sz w:val="16"/>
                <w:szCs w:val="16"/>
                <w:lang w:val="en-CA"/>
              </w:rPr>
              <w:t>Registration No</w:t>
            </w:r>
            <w:r w:rsidR="0089022B" w:rsidRPr="00402A88">
              <w:rPr>
                <w:i/>
                <w:color w:val="365F91"/>
                <w:sz w:val="16"/>
                <w:szCs w:val="16"/>
                <w:lang w:val="en-CA"/>
              </w:rPr>
              <w:t> </w:t>
            </w:r>
            <w:r w:rsidR="0089022B" w:rsidRPr="008F59D4">
              <w:rPr>
                <w:color w:val="0000FF"/>
                <w:highlight w:val="lightGray"/>
                <w:lang w:val="en-CA"/>
              </w:rPr>
              <w:t xml:space="preserve"> </w:t>
            </w:r>
            <w:r w:rsidR="0089022B">
              <w:rPr>
                <w:color w:val="0000FF"/>
                <w:highlight w:val="lightGray"/>
                <w:lang w:val="en-CA"/>
              </w:rPr>
              <w:br/>
            </w:r>
            <w:r w:rsidR="008F59D4" w:rsidRPr="0089022B">
              <w:rPr>
                <w:color w:val="0000FF"/>
                <w:lang w:val="en-CA"/>
              </w:rPr>
              <w:t>MRD-</w:t>
            </w:r>
            <w:r w:rsidR="002612E5">
              <w:rPr>
                <w:color w:val="0000FF"/>
                <w:lang w:val="en-CA"/>
              </w:rPr>
              <w:t>20</w:t>
            </w:r>
            <w:r w:rsidR="00A3686D">
              <w:rPr>
                <w:color w:val="0000FF"/>
                <w:lang w:val="en-CA"/>
              </w:rPr>
              <w:t>191016</w:t>
            </w:r>
            <w:r w:rsidR="008F59D4" w:rsidRPr="0089022B">
              <w:rPr>
                <w:color w:val="0000FF"/>
                <w:lang w:val="en-CA"/>
              </w:rPr>
              <w:t>-</w:t>
            </w:r>
            <w:r w:rsidR="00A3686D">
              <w:rPr>
                <w:color w:val="0000FF"/>
                <w:lang w:val="en-CA"/>
              </w:rPr>
              <w:t>708</w:t>
            </w:r>
          </w:p>
        </w:tc>
        <w:tc>
          <w:tcPr>
            <w:tcW w:w="4536" w:type="dxa"/>
            <w:gridSpan w:val="2"/>
            <w:tcBorders>
              <w:top w:val="single" w:sz="4" w:space="0" w:color="auto"/>
              <w:left w:val="single" w:sz="4" w:space="0" w:color="auto"/>
              <w:bottom w:val="single" w:sz="4" w:space="0" w:color="auto"/>
              <w:right w:val="single" w:sz="4" w:space="0" w:color="auto"/>
            </w:tcBorders>
          </w:tcPr>
          <w:p w14:paraId="399C3994" w14:textId="77777777" w:rsidR="003D6AE9" w:rsidRPr="003D4C24" w:rsidRDefault="0089022B">
            <w:pPr>
              <w:pStyle w:val="Header"/>
              <w:jc w:val="center"/>
              <w:rPr>
                <w:i/>
                <w:sz w:val="18"/>
                <w:lang w:val="en-CA"/>
              </w:rPr>
            </w:pPr>
            <w:r w:rsidRPr="00402A88">
              <w:rPr>
                <w:i/>
                <w:color w:val="365F91"/>
                <w:sz w:val="18"/>
                <w:lang w:val="en-CA"/>
              </w:rPr>
              <w:t>Recording number</w:t>
            </w:r>
            <w:r w:rsidR="003D6AE9" w:rsidRPr="003D4C24">
              <w:rPr>
                <w:i/>
                <w:sz w:val="18"/>
                <w:lang w:val="en-CA"/>
              </w:rPr>
              <w:t>:</w:t>
            </w:r>
          </w:p>
          <w:bookmarkStart w:id="0" w:name="Texte1"/>
          <w:p w14:paraId="3959BB1B" w14:textId="77777777" w:rsidR="003D6AE9" w:rsidRPr="003D4C24" w:rsidRDefault="00536279" w:rsidP="002612E5">
            <w:pPr>
              <w:pStyle w:val="Header"/>
              <w:jc w:val="center"/>
              <w:rPr>
                <w:color w:val="0000FF"/>
                <w:sz w:val="24"/>
                <w:szCs w:val="24"/>
                <w:lang w:val="en-CA"/>
              </w:rPr>
            </w:pPr>
            <w:r w:rsidRPr="006F64F1">
              <w:rPr>
                <w:color w:val="0000FF"/>
                <w:sz w:val="24"/>
                <w:szCs w:val="24"/>
                <w:highlight w:val="red"/>
              </w:rPr>
              <w:fldChar w:fldCharType="begin">
                <w:ffData>
                  <w:name w:val="Texte1"/>
                  <w:enabled/>
                  <w:calcOnExit w:val="0"/>
                  <w:textInput>
                    <w:default w:val="MRD-YYYYMMDD-{project number}"/>
                  </w:textInput>
                </w:ffData>
              </w:fldChar>
            </w:r>
            <w:r w:rsidR="00572E08" w:rsidRPr="006F64F1">
              <w:rPr>
                <w:color w:val="0000FF"/>
                <w:sz w:val="24"/>
                <w:szCs w:val="24"/>
                <w:highlight w:val="red"/>
                <w:lang w:val="en-CA"/>
              </w:rPr>
              <w:instrText xml:space="preserve"> FORMTEXT </w:instrText>
            </w:r>
            <w:r w:rsidRPr="006F64F1">
              <w:rPr>
                <w:color w:val="0000FF"/>
                <w:sz w:val="24"/>
                <w:szCs w:val="24"/>
                <w:highlight w:val="red"/>
              </w:rPr>
            </w:r>
            <w:r w:rsidRPr="006F64F1">
              <w:rPr>
                <w:color w:val="0000FF"/>
                <w:sz w:val="24"/>
                <w:szCs w:val="24"/>
                <w:highlight w:val="red"/>
              </w:rPr>
              <w:fldChar w:fldCharType="separate"/>
            </w:r>
            <w:r w:rsidR="00572E08" w:rsidRPr="006F64F1">
              <w:rPr>
                <w:noProof/>
                <w:color w:val="0000FF"/>
                <w:sz w:val="24"/>
                <w:szCs w:val="24"/>
                <w:highlight w:val="red"/>
                <w:lang w:val="en-CA"/>
              </w:rPr>
              <w:t>MRD-</w:t>
            </w:r>
            <w:r w:rsidR="002612E5" w:rsidRPr="006F64F1">
              <w:rPr>
                <w:noProof/>
                <w:color w:val="0000FF"/>
                <w:sz w:val="24"/>
                <w:szCs w:val="24"/>
                <w:highlight w:val="red"/>
                <w:lang w:val="en-CA"/>
              </w:rPr>
              <w:t>201</w:t>
            </w:r>
            <w:r w:rsidR="00A3686D">
              <w:rPr>
                <w:noProof/>
                <w:color w:val="0000FF"/>
                <w:sz w:val="24"/>
                <w:szCs w:val="24"/>
                <w:highlight w:val="red"/>
                <w:lang w:val="en-CA"/>
              </w:rPr>
              <w:t>91016</w:t>
            </w:r>
            <w:r w:rsidR="002612E5" w:rsidRPr="006F64F1">
              <w:rPr>
                <w:noProof/>
                <w:color w:val="0000FF"/>
                <w:sz w:val="24"/>
                <w:szCs w:val="24"/>
                <w:highlight w:val="red"/>
                <w:lang w:val="en-CA"/>
              </w:rPr>
              <w:t>21</w:t>
            </w:r>
            <w:r w:rsidR="00572E08" w:rsidRPr="006F64F1">
              <w:rPr>
                <w:noProof/>
                <w:color w:val="0000FF"/>
                <w:sz w:val="24"/>
                <w:szCs w:val="24"/>
                <w:highlight w:val="red"/>
                <w:lang w:val="en-CA"/>
              </w:rPr>
              <w:t>-</w:t>
            </w:r>
            <w:r w:rsidRPr="006F64F1">
              <w:rPr>
                <w:color w:val="0000FF"/>
                <w:sz w:val="24"/>
                <w:szCs w:val="24"/>
                <w:highlight w:val="red"/>
              </w:rPr>
              <w:fldChar w:fldCharType="end"/>
            </w:r>
            <w:bookmarkEnd w:id="0"/>
            <w:r w:rsidR="00A3686D">
              <w:rPr>
                <w:color w:val="0000FF"/>
                <w:sz w:val="24"/>
                <w:szCs w:val="24"/>
                <w:highlight w:val="red"/>
              </w:rPr>
              <w:t>708</w:t>
            </w:r>
          </w:p>
        </w:tc>
      </w:tr>
      <w:tr w:rsidR="003D6AE9" w14:paraId="404E2A5F" w14:textId="77777777">
        <w:trPr>
          <w:cantSplit/>
          <w:trHeight w:val="465"/>
        </w:trPr>
        <w:tc>
          <w:tcPr>
            <w:tcW w:w="2411" w:type="dxa"/>
            <w:tcBorders>
              <w:top w:val="single" w:sz="4" w:space="0" w:color="auto"/>
              <w:left w:val="single" w:sz="4" w:space="0" w:color="auto"/>
              <w:bottom w:val="single" w:sz="4" w:space="0" w:color="auto"/>
              <w:right w:val="single" w:sz="6" w:space="0" w:color="auto"/>
            </w:tcBorders>
          </w:tcPr>
          <w:p w14:paraId="3EACCBC3" w14:textId="77777777" w:rsidR="003D6AE9" w:rsidRPr="0089022B" w:rsidRDefault="0089022B" w:rsidP="00F82B1F">
            <w:pPr>
              <w:pStyle w:val="Header"/>
              <w:jc w:val="center"/>
              <w:rPr>
                <w:b/>
                <w:sz w:val="18"/>
                <w:lang w:val="en-CA"/>
              </w:rPr>
            </w:pPr>
            <w:r w:rsidRPr="0089022B">
              <w:rPr>
                <w:i/>
                <w:color w:val="365F91"/>
                <w:sz w:val="16"/>
                <w:szCs w:val="16"/>
                <w:lang w:val="en-CA"/>
              </w:rPr>
              <w:t>Form related to the</w:t>
            </w:r>
            <w:r>
              <w:rPr>
                <w:sz w:val="18"/>
                <w:lang w:val="en-CA"/>
              </w:rPr>
              <w:t xml:space="preserve">: </w:t>
            </w:r>
            <w:r w:rsidR="0021419F" w:rsidRPr="0089022B">
              <w:rPr>
                <w:sz w:val="18"/>
                <w:lang w:val="en-CA"/>
              </w:rPr>
              <w:t>PO01</w:t>
            </w:r>
            <w:r w:rsidR="00F82B1F">
              <w:rPr>
                <w:sz w:val="18"/>
                <w:lang w:val="en-CA"/>
              </w:rPr>
              <w:t>4</w:t>
            </w:r>
          </w:p>
        </w:tc>
        <w:tc>
          <w:tcPr>
            <w:tcW w:w="5670" w:type="dxa"/>
            <w:gridSpan w:val="2"/>
            <w:tcBorders>
              <w:top w:val="single" w:sz="4" w:space="0" w:color="auto"/>
              <w:left w:val="single" w:sz="6" w:space="0" w:color="auto"/>
              <w:bottom w:val="single" w:sz="4" w:space="0" w:color="auto"/>
              <w:right w:val="single" w:sz="6" w:space="0" w:color="auto"/>
            </w:tcBorders>
          </w:tcPr>
          <w:p w14:paraId="0611BE93" w14:textId="77777777" w:rsidR="003D6AE9" w:rsidRPr="0089022B" w:rsidRDefault="0089022B" w:rsidP="0089022B">
            <w:pPr>
              <w:pStyle w:val="Header"/>
              <w:rPr>
                <w:i/>
                <w:sz w:val="18"/>
                <w:lang w:val="en-CA"/>
              </w:rPr>
            </w:pPr>
            <w:r w:rsidRPr="0089022B">
              <w:rPr>
                <w:i/>
                <w:color w:val="365F91"/>
                <w:sz w:val="16"/>
                <w:szCs w:val="16"/>
                <w:lang w:val="en-CA"/>
              </w:rPr>
              <w:t>Recording under</w:t>
            </w:r>
            <w:r w:rsidRPr="0089022B">
              <w:rPr>
                <w:i/>
                <w:sz w:val="16"/>
                <w:szCs w:val="16"/>
                <w:lang w:val="en-CA"/>
              </w:rPr>
              <w:t> </w:t>
            </w:r>
            <w:r w:rsidRPr="0089022B">
              <w:rPr>
                <w:sz w:val="16"/>
                <w:szCs w:val="16"/>
                <w:lang w:val="en-CA"/>
              </w:rPr>
              <w:t>:</w:t>
            </w:r>
            <w:r>
              <w:rPr>
                <w:sz w:val="18"/>
                <w:lang w:val="en-CA"/>
              </w:rPr>
              <w:t xml:space="preserve"> </w:t>
            </w:r>
            <w:r w:rsidR="000E5FCC">
              <w:fldChar w:fldCharType="begin"/>
            </w:r>
            <w:r w:rsidR="000E5FCC" w:rsidRPr="00E10F98">
              <w:rPr>
                <w:lang w:val="en-CA"/>
                <w:rPrChange w:id="1" w:author="Pierantonio Boriero" w:date="2019-10-31T09:41:00Z">
                  <w:rPr/>
                </w:rPrChange>
              </w:rPr>
              <w:instrText xml:space="preserve"> HYPERLINK "https://secure.matrox.com/dana/home/launch.cgi?actor=browsebar&amp;url=\\\\typhoon\\proj\\Gestion" </w:instrText>
            </w:r>
            <w:r w:rsidR="000E5FCC">
              <w:fldChar w:fldCharType="separate"/>
            </w:r>
            <w:r w:rsidRPr="0089022B">
              <w:rPr>
                <w:rStyle w:val="Hyperlink"/>
                <w:lang w:val="en-CA"/>
              </w:rPr>
              <w:t>\\typhoon\proj\Gestion</w:t>
            </w:r>
            <w:r w:rsidR="000E5FCC">
              <w:rPr>
                <w:rStyle w:val="Hyperlink"/>
                <w:lang w:val="en-CA"/>
              </w:rPr>
              <w:fldChar w:fldCharType="end"/>
            </w:r>
            <w:r w:rsidRPr="0089022B">
              <w:rPr>
                <w:color w:val="0000FF"/>
                <w:u w:val="single"/>
                <w:lang w:val="en-CA"/>
              </w:rPr>
              <w:t xml:space="preserve"> de </w:t>
            </w:r>
            <w:proofErr w:type="spellStart"/>
            <w:r w:rsidRPr="0089022B">
              <w:rPr>
                <w:color w:val="0000FF"/>
                <w:u w:val="single"/>
                <w:lang w:val="en-CA"/>
              </w:rPr>
              <w:t>Projet</w:t>
            </w:r>
            <w:proofErr w:type="spellEnd"/>
            <w:r w:rsidRPr="0089022B">
              <w:rPr>
                <w:color w:val="0000FF"/>
                <w:u w:val="single"/>
                <w:lang w:val="en-CA"/>
              </w:rPr>
              <w:t>{project number}</w:t>
            </w:r>
            <w:r w:rsidR="003D6AE9" w:rsidRPr="0089022B">
              <w:rPr>
                <w:color w:val="0000FF"/>
                <w:sz w:val="18"/>
                <w:u w:val="single"/>
                <w:lang w:val="en-CA"/>
              </w:rPr>
              <w:t>_</w:t>
            </w:r>
          </w:p>
        </w:tc>
        <w:tc>
          <w:tcPr>
            <w:tcW w:w="2126" w:type="dxa"/>
            <w:tcBorders>
              <w:top w:val="single" w:sz="4" w:space="0" w:color="auto"/>
              <w:left w:val="single" w:sz="6" w:space="0" w:color="auto"/>
              <w:bottom w:val="single" w:sz="4" w:space="0" w:color="auto"/>
              <w:right w:val="single" w:sz="4" w:space="0" w:color="auto"/>
            </w:tcBorders>
          </w:tcPr>
          <w:p w14:paraId="71C8D2DC" w14:textId="77777777" w:rsidR="003D6AE9" w:rsidRDefault="0089022B" w:rsidP="0089022B">
            <w:pPr>
              <w:pStyle w:val="Header"/>
              <w:jc w:val="center"/>
              <w:rPr>
                <w:sz w:val="18"/>
              </w:rPr>
            </w:pPr>
            <w:r w:rsidRPr="009C1DE1">
              <w:rPr>
                <w:i/>
                <w:color w:val="365F91"/>
                <w:sz w:val="16"/>
                <w:szCs w:val="16"/>
              </w:rPr>
              <w:t>Shelf life</w:t>
            </w:r>
            <w:r>
              <w:rPr>
                <w:i/>
                <w:color w:val="365F91"/>
                <w:sz w:val="16"/>
                <w:szCs w:val="16"/>
              </w:rPr>
              <w:t> :</w:t>
            </w:r>
            <w:r>
              <w:rPr>
                <w:sz w:val="18"/>
              </w:rPr>
              <w:t xml:space="preserve"> </w:t>
            </w:r>
            <w:r w:rsidRPr="0089022B">
              <w:rPr>
                <w:color w:val="365F91"/>
                <w:sz w:val="18"/>
              </w:rPr>
              <w:t xml:space="preserve">5 </w:t>
            </w:r>
            <w:proofErr w:type="spellStart"/>
            <w:r w:rsidRPr="0089022B">
              <w:rPr>
                <w:color w:val="365F91"/>
                <w:sz w:val="18"/>
              </w:rPr>
              <w:t>years</w:t>
            </w:r>
            <w:proofErr w:type="spellEnd"/>
            <w:r w:rsidRPr="0089022B">
              <w:rPr>
                <w:sz w:val="18"/>
              </w:rPr>
              <w:t xml:space="preserve"> </w:t>
            </w:r>
          </w:p>
        </w:tc>
      </w:tr>
    </w:tbl>
    <w:p w14:paraId="11BC6072" w14:textId="77777777" w:rsidR="003D6AE9" w:rsidRDefault="003D6AE9"/>
    <w:p w14:paraId="02CCB867" w14:textId="77777777" w:rsidR="0021419F" w:rsidRPr="0089022B" w:rsidRDefault="0021419F" w:rsidP="00F82B1F">
      <w:pPr>
        <w:pStyle w:val="Subtitle"/>
        <w:tabs>
          <w:tab w:val="left" w:pos="1050"/>
          <w:tab w:val="center" w:pos="4760"/>
        </w:tabs>
        <w:rPr>
          <w:lang w:val="fr-CA"/>
        </w:rPr>
      </w:pPr>
      <w:r w:rsidRPr="0089022B">
        <w:rPr>
          <w:lang w:val="fr-CA"/>
        </w:rPr>
        <w:t>Table of Contents</w:t>
      </w:r>
    </w:p>
    <w:p w14:paraId="02CB09BC" w14:textId="77777777" w:rsidR="00E138FA" w:rsidRPr="0089022B" w:rsidRDefault="00E138FA" w:rsidP="007E3455"/>
    <w:p w14:paraId="42411B42" w14:textId="77777777" w:rsidR="00270E96" w:rsidRPr="00CB6441" w:rsidRDefault="00536279">
      <w:pPr>
        <w:pStyle w:val="TOC1"/>
        <w:rPr>
          <w:rFonts w:ascii="Arial" w:hAnsi="Arial" w:cs="Arial"/>
          <w:b w:val="0"/>
          <w:caps w:val="0"/>
          <w:noProof/>
          <w:sz w:val="24"/>
          <w:szCs w:val="24"/>
          <w:lang w:val="en-US"/>
        </w:rPr>
      </w:pPr>
      <w:r w:rsidRPr="00CB6441">
        <w:rPr>
          <w:rFonts w:ascii="Arial" w:hAnsi="Arial" w:cs="Arial"/>
        </w:rPr>
        <w:fldChar w:fldCharType="begin"/>
      </w:r>
      <w:r w:rsidR="00270E96" w:rsidRPr="00CB6441">
        <w:rPr>
          <w:rFonts w:ascii="Arial" w:hAnsi="Arial" w:cs="Arial"/>
        </w:rPr>
        <w:instrText xml:space="preserve"> TOC \o "1-3" \h \z \u </w:instrText>
      </w:r>
      <w:r w:rsidRPr="00CB6441">
        <w:rPr>
          <w:rFonts w:ascii="Arial" w:hAnsi="Arial" w:cs="Arial"/>
        </w:rPr>
        <w:fldChar w:fldCharType="separate"/>
      </w:r>
      <w:hyperlink w:anchor="_Toc329604167" w:history="1">
        <w:r w:rsidR="00270E96" w:rsidRPr="0089022B">
          <w:rPr>
            <w:rStyle w:val="Hyperlink"/>
            <w:rFonts w:ascii="Arial" w:hAnsi="Arial" w:cs="Arial"/>
            <w:noProof/>
          </w:rPr>
          <w:t>1.0 Intr</w:t>
        </w:r>
        <w:r w:rsidR="00270E96" w:rsidRPr="00CB6441">
          <w:rPr>
            <w:rStyle w:val="Hyperlink"/>
            <w:rFonts w:ascii="Arial" w:hAnsi="Arial" w:cs="Arial"/>
            <w:noProof/>
            <w:lang w:val="en-US"/>
          </w:rPr>
          <w:t>oduction (Business Case Rationale)</w:t>
        </w:r>
        <w:r w:rsidR="00270E96" w:rsidRPr="00CB6441">
          <w:rPr>
            <w:rFonts w:ascii="Arial" w:hAnsi="Arial" w:cs="Arial"/>
            <w:noProof/>
            <w:webHidden/>
          </w:rPr>
          <w:tab/>
        </w:r>
        <w:r w:rsidRPr="00CB6441">
          <w:rPr>
            <w:rFonts w:ascii="Arial" w:hAnsi="Arial" w:cs="Arial"/>
            <w:noProof/>
            <w:webHidden/>
          </w:rPr>
          <w:fldChar w:fldCharType="begin"/>
        </w:r>
        <w:r w:rsidR="00270E96" w:rsidRPr="00CB6441">
          <w:rPr>
            <w:rFonts w:ascii="Arial" w:hAnsi="Arial" w:cs="Arial"/>
            <w:noProof/>
            <w:webHidden/>
          </w:rPr>
          <w:instrText xml:space="preserve"> PAGEREF _Toc329604167 \h </w:instrText>
        </w:r>
        <w:r w:rsidRPr="00CB6441">
          <w:rPr>
            <w:rFonts w:ascii="Arial" w:hAnsi="Arial" w:cs="Arial"/>
            <w:noProof/>
            <w:webHidden/>
          </w:rPr>
        </w:r>
        <w:r w:rsidRPr="00CB6441">
          <w:rPr>
            <w:rFonts w:ascii="Arial" w:hAnsi="Arial" w:cs="Arial"/>
            <w:noProof/>
            <w:webHidden/>
          </w:rPr>
          <w:fldChar w:fldCharType="separate"/>
        </w:r>
        <w:r w:rsidR="00E04A4F">
          <w:rPr>
            <w:rFonts w:ascii="Arial" w:hAnsi="Arial" w:cs="Arial"/>
            <w:noProof/>
            <w:webHidden/>
          </w:rPr>
          <w:t>2</w:t>
        </w:r>
        <w:r w:rsidRPr="00CB6441">
          <w:rPr>
            <w:rFonts w:ascii="Arial" w:hAnsi="Arial" w:cs="Arial"/>
            <w:noProof/>
            <w:webHidden/>
          </w:rPr>
          <w:fldChar w:fldCharType="end"/>
        </w:r>
      </w:hyperlink>
    </w:p>
    <w:p w14:paraId="56BF9906" w14:textId="77777777" w:rsidR="00270E96" w:rsidRPr="00CB6441" w:rsidRDefault="00174792">
      <w:pPr>
        <w:pStyle w:val="TOC1"/>
        <w:rPr>
          <w:rFonts w:ascii="Arial" w:hAnsi="Arial" w:cs="Arial"/>
          <w:b w:val="0"/>
          <w:caps w:val="0"/>
          <w:noProof/>
          <w:sz w:val="24"/>
          <w:szCs w:val="24"/>
          <w:lang w:val="en-US"/>
        </w:rPr>
      </w:pPr>
      <w:hyperlink w:anchor="_Toc329604168" w:history="1">
        <w:r w:rsidR="00270E96" w:rsidRPr="00CB6441">
          <w:rPr>
            <w:rStyle w:val="Hyperlink"/>
            <w:rFonts w:ascii="Arial" w:hAnsi="Arial" w:cs="Arial"/>
            <w:noProof/>
            <w:lang w:val="en-US"/>
          </w:rPr>
          <w:t>2.0 New Product Overview (Product Concept)</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_Toc329604168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0F5E5C84" w14:textId="77777777" w:rsidR="00270E96" w:rsidRPr="00CB6441" w:rsidRDefault="00174792">
      <w:pPr>
        <w:pStyle w:val="TOC1"/>
        <w:rPr>
          <w:rFonts w:ascii="Arial" w:hAnsi="Arial" w:cs="Arial"/>
          <w:b w:val="0"/>
          <w:caps w:val="0"/>
          <w:noProof/>
          <w:sz w:val="24"/>
          <w:szCs w:val="24"/>
          <w:lang w:val="en-US"/>
        </w:rPr>
      </w:pPr>
      <w:hyperlink w:anchor="_Toc329604169" w:history="1">
        <w:r w:rsidR="00270E96" w:rsidRPr="00CB6441">
          <w:rPr>
            <w:rStyle w:val="Hyperlink"/>
            <w:rFonts w:ascii="Arial" w:hAnsi="Arial" w:cs="Arial"/>
            <w:noProof/>
            <w:lang w:val="en-US"/>
          </w:rPr>
          <w:t>3.0 Target Market</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_Toc329604169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320FE58F" w14:textId="77777777" w:rsidR="00270E96" w:rsidRPr="00CB6441" w:rsidRDefault="00174792">
      <w:pPr>
        <w:pStyle w:val="TOC1"/>
        <w:rPr>
          <w:rFonts w:ascii="Arial" w:hAnsi="Arial" w:cs="Arial"/>
          <w:b w:val="0"/>
          <w:caps w:val="0"/>
          <w:noProof/>
          <w:sz w:val="24"/>
          <w:szCs w:val="24"/>
          <w:lang w:val="en-US"/>
        </w:rPr>
      </w:pPr>
      <w:hyperlink w:anchor="_Toc329604170" w:history="1">
        <w:r w:rsidR="00270E96" w:rsidRPr="00CB6441">
          <w:rPr>
            <w:rStyle w:val="Hyperlink"/>
            <w:rFonts w:ascii="Arial" w:hAnsi="Arial" w:cs="Arial"/>
            <w:noProof/>
            <w:lang w:val="en-US"/>
          </w:rPr>
          <w:t>4.0 Competition</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_Toc329604170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26E65BDE" w14:textId="77777777" w:rsidR="00270E96" w:rsidRPr="00CB6441" w:rsidRDefault="00174792">
      <w:pPr>
        <w:pStyle w:val="TOC1"/>
        <w:rPr>
          <w:rFonts w:ascii="Arial" w:hAnsi="Arial" w:cs="Arial"/>
          <w:b w:val="0"/>
          <w:caps w:val="0"/>
          <w:noProof/>
          <w:sz w:val="24"/>
          <w:szCs w:val="24"/>
          <w:lang w:val="en-US"/>
        </w:rPr>
      </w:pPr>
      <w:hyperlink w:anchor="_Toc329604171" w:history="1">
        <w:r w:rsidR="00270E96" w:rsidRPr="00CB6441">
          <w:rPr>
            <w:rStyle w:val="Hyperlink"/>
            <w:rFonts w:ascii="Arial" w:hAnsi="Arial" w:cs="Arial"/>
            <w:noProof/>
            <w:lang w:val="en-US"/>
          </w:rPr>
          <w:t>5.0 Desired Characteristics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_Toc329604171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6E5F20F9" w14:textId="77777777" w:rsidR="00270E96" w:rsidRPr="00CB6441" w:rsidRDefault="00174792">
      <w:pPr>
        <w:pStyle w:val="TOC2"/>
        <w:rPr>
          <w:rFonts w:ascii="Arial" w:hAnsi="Arial" w:cs="Arial"/>
          <w:smallCaps w:val="0"/>
          <w:noProof/>
          <w:sz w:val="24"/>
          <w:szCs w:val="24"/>
          <w:lang w:val="en-US"/>
        </w:rPr>
      </w:pPr>
      <w:hyperlink w:anchor="_Toc329604172" w:history="1">
        <w:r w:rsidR="00270E96" w:rsidRPr="00CB6441">
          <w:rPr>
            <w:rStyle w:val="Hyperlink"/>
            <w:rFonts w:ascii="Arial" w:hAnsi="Arial" w:cs="Arial"/>
            <w:noProof/>
            <w:lang w:val="en-US"/>
          </w:rPr>
          <w:t>5.1 Required Features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_Toc329604172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5280DBAE" w14:textId="77777777" w:rsidR="00270E96" w:rsidRPr="00CB6441" w:rsidRDefault="00174792">
      <w:pPr>
        <w:pStyle w:val="TOC2"/>
        <w:rPr>
          <w:rFonts w:ascii="Arial" w:hAnsi="Arial" w:cs="Arial"/>
          <w:smallCaps w:val="0"/>
          <w:noProof/>
          <w:sz w:val="24"/>
          <w:szCs w:val="24"/>
          <w:lang w:val="en-US"/>
        </w:rPr>
      </w:pPr>
      <w:hyperlink w:anchor="_Toc329604173" w:history="1">
        <w:r w:rsidR="00270E96" w:rsidRPr="00CB6441">
          <w:rPr>
            <w:rStyle w:val="Hyperlink"/>
            <w:rFonts w:ascii="Arial" w:hAnsi="Arial" w:cs="Arial"/>
            <w:noProof/>
            <w:lang w:val="en-US"/>
          </w:rPr>
          <w:t>5.2 Desired Features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_Toc329604173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3478795B" w14:textId="77777777" w:rsidR="00270E96" w:rsidRPr="00CB6441" w:rsidRDefault="00174792">
      <w:pPr>
        <w:pStyle w:val="TOC1"/>
        <w:rPr>
          <w:rFonts w:ascii="Arial" w:hAnsi="Arial" w:cs="Arial"/>
          <w:b w:val="0"/>
          <w:caps w:val="0"/>
          <w:noProof/>
          <w:sz w:val="24"/>
          <w:szCs w:val="24"/>
          <w:lang w:val="en-US"/>
        </w:rPr>
      </w:pPr>
      <w:hyperlink w:anchor="_Toc329604174" w:history="1">
        <w:r w:rsidR="00270E96" w:rsidRPr="00CB6441">
          <w:rPr>
            <w:rStyle w:val="Hyperlink"/>
            <w:rFonts w:ascii="Arial" w:hAnsi="Arial" w:cs="Arial"/>
            <w:noProof/>
            <w:lang w:val="en-US"/>
          </w:rPr>
          <w:t>6.0 Estimated Development Costs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_Toc329604174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0CD4550E" w14:textId="77777777" w:rsidR="00270E96" w:rsidRPr="00CB6441" w:rsidRDefault="00174792">
      <w:pPr>
        <w:pStyle w:val="TOC1"/>
        <w:rPr>
          <w:rFonts w:ascii="Arial" w:hAnsi="Arial" w:cs="Arial"/>
          <w:b w:val="0"/>
          <w:caps w:val="0"/>
          <w:noProof/>
          <w:sz w:val="24"/>
          <w:szCs w:val="24"/>
          <w:lang w:val="en-US"/>
        </w:rPr>
      </w:pPr>
      <w:hyperlink w:anchor="_Toc329604175" w:history="1">
        <w:r w:rsidR="00270E96" w:rsidRPr="00CB6441">
          <w:rPr>
            <w:rStyle w:val="Hyperlink"/>
            <w:rFonts w:ascii="Arial" w:hAnsi="Arial" w:cs="Arial"/>
            <w:noProof/>
            <w:lang w:val="en-US"/>
          </w:rPr>
          <w:t>7.0 Estimated Product Life</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_Toc329604175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48CFA804" w14:textId="77777777" w:rsidR="00270E96" w:rsidRPr="00CB6441" w:rsidRDefault="00174792">
      <w:pPr>
        <w:pStyle w:val="TOC1"/>
        <w:rPr>
          <w:rFonts w:ascii="Arial" w:hAnsi="Arial" w:cs="Arial"/>
          <w:b w:val="0"/>
          <w:caps w:val="0"/>
          <w:noProof/>
          <w:sz w:val="24"/>
          <w:szCs w:val="24"/>
          <w:lang w:val="en-US"/>
        </w:rPr>
      </w:pPr>
      <w:hyperlink w:anchor="_Toc329604176" w:history="1">
        <w:r w:rsidR="00270E96" w:rsidRPr="00CB6441">
          <w:rPr>
            <w:rStyle w:val="Hyperlink"/>
            <w:rFonts w:ascii="Arial" w:hAnsi="Arial" w:cs="Arial"/>
            <w:noProof/>
            <w:lang w:val="en-US"/>
          </w:rPr>
          <w:t>8.0 Distribution</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_Toc329604176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616D888E" w14:textId="77777777" w:rsidR="00270E96" w:rsidRPr="00CB6441" w:rsidRDefault="00174792">
      <w:pPr>
        <w:pStyle w:val="TOC1"/>
        <w:rPr>
          <w:rFonts w:ascii="Arial" w:hAnsi="Arial" w:cs="Arial"/>
          <w:b w:val="0"/>
          <w:caps w:val="0"/>
          <w:noProof/>
          <w:sz w:val="24"/>
          <w:szCs w:val="24"/>
          <w:lang w:val="en-US"/>
        </w:rPr>
      </w:pPr>
      <w:hyperlink w:anchor="_Toc329604177" w:history="1">
        <w:r w:rsidR="00270E96" w:rsidRPr="00CB6441">
          <w:rPr>
            <w:rStyle w:val="Hyperlink"/>
            <w:rFonts w:ascii="Arial" w:hAnsi="Arial" w:cs="Arial"/>
            <w:noProof/>
            <w:lang w:val="en-US"/>
          </w:rPr>
          <w:t>9.0 Configurations (Product Variations and SKU’s)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_Toc329604177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2</w:t>
        </w:r>
        <w:r w:rsidR="00536279" w:rsidRPr="00CB6441">
          <w:rPr>
            <w:rFonts w:ascii="Arial" w:hAnsi="Arial" w:cs="Arial"/>
            <w:noProof/>
            <w:webHidden/>
          </w:rPr>
          <w:fldChar w:fldCharType="end"/>
        </w:r>
      </w:hyperlink>
    </w:p>
    <w:p w14:paraId="421C8707" w14:textId="77777777" w:rsidR="00270E96" w:rsidRPr="00CB6441" w:rsidRDefault="00174792">
      <w:pPr>
        <w:pStyle w:val="TOC1"/>
        <w:rPr>
          <w:rFonts w:ascii="Arial" w:hAnsi="Arial" w:cs="Arial"/>
          <w:b w:val="0"/>
          <w:caps w:val="0"/>
          <w:noProof/>
          <w:sz w:val="24"/>
          <w:szCs w:val="24"/>
          <w:lang w:val="en-US"/>
        </w:rPr>
      </w:pPr>
      <w:hyperlink w:anchor="_Toc329604178" w:history="1">
        <w:r w:rsidR="00270E96" w:rsidRPr="00CB6441">
          <w:rPr>
            <w:rStyle w:val="Hyperlink"/>
            <w:rFonts w:ascii="Arial" w:hAnsi="Arial" w:cs="Arial"/>
            <w:noProof/>
            <w:lang w:val="en-US"/>
          </w:rPr>
          <w:t>10.0 Licensing Requirements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_Toc329604178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5B74F068" w14:textId="77777777" w:rsidR="00270E96" w:rsidRPr="00CB6441" w:rsidRDefault="00174792">
      <w:pPr>
        <w:pStyle w:val="TOC1"/>
        <w:rPr>
          <w:rFonts w:ascii="Arial" w:hAnsi="Arial" w:cs="Arial"/>
          <w:b w:val="0"/>
          <w:caps w:val="0"/>
          <w:noProof/>
          <w:sz w:val="24"/>
          <w:szCs w:val="24"/>
          <w:lang w:val="en-US"/>
        </w:rPr>
      </w:pPr>
      <w:hyperlink w:anchor="_Toc329604179" w:history="1">
        <w:r w:rsidR="00270E96" w:rsidRPr="00CB6441">
          <w:rPr>
            <w:rStyle w:val="Hyperlink"/>
            <w:rFonts w:ascii="Arial" w:hAnsi="Arial" w:cs="Arial"/>
            <w:noProof/>
            <w:lang w:val="en-US"/>
          </w:rPr>
          <w:t>11.0 Quality Issues and Conformance Standards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_Toc329604179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3037AFF5" w14:textId="77777777" w:rsidR="00270E96" w:rsidRPr="00CB6441" w:rsidRDefault="00174792">
      <w:pPr>
        <w:pStyle w:val="TOC1"/>
        <w:rPr>
          <w:rFonts w:ascii="Arial" w:hAnsi="Arial" w:cs="Arial"/>
          <w:b w:val="0"/>
          <w:caps w:val="0"/>
          <w:noProof/>
          <w:sz w:val="24"/>
          <w:szCs w:val="24"/>
          <w:lang w:val="en-US"/>
        </w:rPr>
      </w:pPr>
      <w:hyperlink w:anchor="_Toc329604180" w:history="1">
        <w:r w:rsidR="00270E96" w:rsidRPr="00CB6441">
          <w:rPr>
            <w:rStyle w:val="Hyperlink"/>
            <w:rFonts w:ascii="Arial" w:hAnsi="Arial" w:cs="Arial"/>
            <w:noProof/>
            <w:lang w:val="en-US"/>
          </w:rPr>
          <w:t>12.0 Manufacturing</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_Toc329604180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63660C3D" w14:textId="77777777" w:rsidR="00270E96" w:rsidRPr="00CB6441" w:rsidRDefault="00174792">
      <w:pPr>
        <w:pStyle w:val="TOC1"/>
        <w:rPr>
          <w:rFonts w:ascii="Arial" w:hAnsi="Arial" w:cs="Arial"/>
          <w:b w:val="0"/>
          <w:caps w:val="0"/>
          <w:noProof/>
          <w:sz w:val="24"/>
          <w:szCs w:val="24"/>
          <w:lang w:val="en-US"/>
        </w:rPr>
      </w:pPr>
      <w:hyperlink w:anchor="_Toc329604181" w:history="1">
        <w:r w:rsidR="00270E96" w:rsidRPr="00CB6441">
          <w:rPr>
            <w:rStyle w:val="Hyperlink"/>
            <w:rFonts w:ascii="Arial" w:hAnsi="Arial" w:cs="Arial"/>
            <w:noProof/>
            <w:lang w:val="en-US"/>
          </w:rPr>
          <w:t>13.0 Packaging</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_Toc329604181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5CF06FE0" w14:textId="77777777" w:rsidR="00270E96" w:rsidRPr="00CB6441" w:rsidRDefault="00174792">
      <w:pPr>
        <w:pStyle w:val="TOC1"/>
        <w:rPr>
          <w:rFonts w:ascii="Arial" w:hAnsi="Arial" w:cs="Arial"/>
          <w:b w:val="0"/>
          <w:caps w:val="0"/>
          <w:noProof/>
          <w:sz w:val="24"/>
          <w:szCs w:val="24"/>
          <w:lang w:val="en-US"/>
        </w:rPr>
      </w:pPr>
      <w:hyperlink w:anchor="_Toc329604182" w:history="1">
        <w:r w:rsidR="00270E96" w:rsidRPr="00CB6441">
          <w:rPr>
            <w:rStyle w:val="Hyperlink"/>
            <w:rFonts w:ascii="Arial" w:hAnsi="Arial" w:cs="Arial"/>
            <w:noProof/>
            <w:lang w:val="en-US"/>
          </w:rPr>
          <w:t>14.0 Maintenance</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_Toc329604182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0F00DDE9" w14:textId="77777777" w:rsidR="00270E96" w:rsidRPr="00CB6441" w:rsidRDefault="00174792">
      <w:pPr>
        <w:pStyle w:val="TOC1"/>
        <w:rPr>
          <w:rFonts w:ascii="Arial" w:hAnsi="Arial" w:cs="Arial"/>
          <w:b w:val="0"/>
          <w:caps w:val="0"/>
          <w:noProof/>
          <w:sz w:val="24"/>
          <w:szCs w:val="24"/>
          <w:lang w:val="en-US"/>
        </w:rPr>
      </w:pPr>
      <w:hyperlink w:anchor="_Toc329604183" w:history="1">
        <w:r w:rsidR="00270E96" w:rsidRPr="00CB6441">
          <w:rPr>
            <w:rStyle w:val="Hyperlink"/>
            <w:rFonts w:ascii="Arial" w:hAnsi="Arial" w:cs="Arial"/>
            <w:noProof/>
            <w:lang w:val="en-US"/>
          </w:rPr>
          <w:t>15.0 Product Cost Target</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_Toc329604183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2F4DFEF3" w14:textId="77777777" w:rsidR="00270E96" w:rsidRPr="00CB6441" w:rsidRDefault="00174792">
      <w:pPr>
        <w:pStyle w:val="TOC1"/>
        <w:rPr>
          <w:rFonts w:ascii="Arial" w:hAnsi="Arial" w:cs="Arial"/>
          <w:b w:val="0"/>
          <w:caps w:val="0"/>
          <w:noProof/>
          <w:sz w:val="24"/>
          <w:szCs w:val="24"/>
          <w:lang w:val="en-US"/>
        </w:rPr>
      </w:pPr>
      <w:hyperlink w:anchor="_Toc329604184" w:history="1">
        <w:r w:rsidR="00270E96" w:rsidRPr="00CB6441">
          <w:rPr>
            <w:rStyle w:val="Hyperlink"/>
            <w:rFonts w:ascii="Arial" w:hAnsi="Arial" w:cs="Arial"/>
            <w:noProof/>
            <w:lang w:val="en-US"/>
          </w:rPr>
          <w:t>16.0 Estimated Sales Forecast</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_Toc329604184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5E3A78CE" w14:textId="77777777" w:rsidR="00270E96" w:rsidRPr="00CB6441" w:rsidRDefault="00174792">
      <w:pPr>
        <w:pStyle w:val="TOC1"/>
        <w:rPr>
          <w:rFonts w:ascii="Arial" w:hAnsi="Arial" w:cs="Arial"/>
          <w:b w:val="0"/>
          <w:caps w:val="0"/>
          <w:noProof/>
          <w:sz w:val="24"/>
          <w:szCs w:val="24"/>
          <w:lang w:val="en-US"/>
        </w:rPr>
      </w:pPr>
      <w:hyperlink w:anchor="_Toc329604185" w:history="1">
        <w:r w:rsidR="00270E96" w:rsidRPr="00CB6441">
          <w:rPr>
            <w:rStyle w:val="Hyperlink"/>
            <w:rFonts w:ascii="Arial" w:hAnsi="Arial" w:cs="Arial"/>
            <w:noProof/>
            <w:lang w:val="en-US"/>
          </w:rPr>
          <w:t>17.0 Impact on Other Products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_Toc329604185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04397073" w14:textId="77777777" w:rsidR="00270E96" w:rsidRPr="00CB6441" w:rsidRDefault="00174792">
      <w:pPr>
        <w:pStyle w:val="TOC1"/>
        <w:rPr>
          <w:rFonts w:ascii="Arial" w:hAnsi="Arial" w:cs="Arial"/>
          <w:b w:val="0"/>
          <w:caps w:val="0"/>
          <w:noProof/>
          <w:sz w:val="24"/>
          <w:szCs w:val="24"/>
          <w:lang w:val="en-US"/>
        </w:rPr>
      </w:pPr>
      <w:hyperlink w:anchor="_Toc329604186" w:history="1">
        <w:r w:rsidR="00270E96" w:rsidRPr="00CB6441">
          <w:rPr>
            <w:rStyle w:val="Hyperlink"/>
            <w:rFonts w:ascii="Arial" w:hAnsi="Arial" w:cs="Arial"/>
            <w:noProof/>
            <w:lang w:val="en-US"/>
          </w:rPr>
          <w:t>18.0 Preliminary Schedule (with time to market as the driver)</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_Toc329604186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2A9B97B0" w14:textId="77777777" w:rsidR="00270E96" w:rsidRPr="00CB6441" w:rsidRDefault="00174792">
      <w:pPr>
        <w:pStyle w:val="TOC1"/>
        <w:rPr>
          <w:rFonts w:ascii="Arial" w:hAnsi="Arial" w:cs="Arial"/>
          <w:b w:val="0"/>
          <w:caps w:val="0"/>
          <w:noProof/>
          <w:sz w:val="24"/>
          <w:szCs w:val="24"/>
          <w:lang w:val="en-US"/>
        </w:rPr>
      </w:pPr>
      <w:hyperlink w:anchor="_Toc329604187" w:history="1">
        <w:r w:rsidR="00270E96" w:rsidRPr="00CB6441">
          <w:rPr>
            <w:rStyle w:val="Hyperlink"/>
            <w:rFonts w:ascii="Arial" w:hAnsi="Arial" w:cs="Arial"/>
            <w:noProof/>
            <w:lang w:val="en-US"/>
          </w:rPr>
          <w:t>19.0 Estimated Product Life</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_Toc329604187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2E16FF59" w14:textId="77777777" w:rsidR="00270E96" w:rsidRPr="00CB6441" w:rsidRDefault="00174792">
      <w:pPr>
        <w:pStyle w:val="TOC1"/>
        <w:rPr>
          <w:rFonts w:ascii="Arial" w:hAnsi="Arial" w:cs="Arial"/>
          <w:b w:val="0"/>
          <w:caps w:val="0"/>
          <w:noProof/>
          <w:sz w:val="24"/>
          <w:szCs w:val="24"/>
          <w:lang w:val="en-US"/>
        </w:rPr>
      </w:pPr>
      <w:hyperlink w:anchor="_Toc329604188" w:history="1">
        <w:r w:rsidR="00270E96" w:rsidRPr="00CB6441">
          <w:rPr>
            <w:rStyle w:val="Hyperlink"/>
            <w:rFonts w:ascii="Arial" w:hAnsi="Arial" w:cs="Arial"/>
            <w:noProof/>
            <w:lang w:val="en-US"/>
          </w:rPr>
          <w:t>20.0 Critical Success Factors</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_Toc329604188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434ECCF4" w14:textId="77777777" w:rsidR="00CB6441" w:rsidRDefault="00174792">
      <w:pPr>
        <w:pStyle w:val="TOC1"/>
        <w:rPr>
          <w:rStyle w:val="Hyperlink"/>
          <w:rFonts w:ascii="Arial" w:hAnsi="Arial" w:cs="Arial"/>
          <w:noProof/>
        </w:rPr>
      </w:pPr>
      <w:hyperlink w:anchor="_Toc329604189" w:history="1">
        <w:r w:rsidR="00270E96" w:rsidRPr="00CB6441">
          <w:rPr>
            <w:rStyle w:val="Hyperlink"/>
            <w:rFonts w:ascii="Arial" w:hAnsi="Arial" w:cs="Arial"/>
            <w:noProof/>
          </w:rPr>
          <w:t>21.0 Documentation</w:t>
        </w:r>
        <w:r w:rsidR="00270E96" w:rsidRPr="00CB6441">
          <w:rPr>
            <w:rFonts w:ascii="Arial" w:hAnsi="Arial" w:cs="Arial"/>
            <w:noProof/>
            <w:webHidden/>
          </w:rPr>
          <w:tab/>
        </w:r>
        <w:r w:rsidR="00536279" w:rsidRPr="00CB6441">
          <w:rPr>
            <w:rFonts w:ascii="Arial" w:hAnsi="Arial" w:cs="Arial"/>
            <w:noProof/>
            <w:webHidden/>
          </w:rPr>
          <w:fldChar w:fldCharType="begin"/>
        </w:r>
        <w:r w:rsidR="00270E96" w:rsidRPr="00CB6441">
          <w:rPr>
            <w:rFonts w:ascii="Arial" w:hAnsi="Arial" w:cs="Arial"/>
            <w:noProof/>
            <w:webHidden/>
          </w:rPr>
          <w:instrText xml:space="preserve"> PAGEREF _Toc329604189 \h </w:instrText>
        </w:r>
        <w:r w:rsidR="00536279" w:rsidRPr="00CB6441">
          <w:rPr>
            <w:rFonts w:ascii="Arial" w:hAnsi="Arial" w:cs="Arial"/>
            <w:noProof/>
            <w:webHidden/>
          </w:rPr>
        </w:r>
        <w:r w:rsidR="00536279" w:rsidRPr="00CB6441">
          <w:rPr>
            <w:rFonts w:ascii="Arial" w:hAnsi="Arial" w:cs="Arial"/>
            <w:noProof/>
            <w:webHidden/>
          </w:rPr>
          <w:fldChar w:fldCharType="separate"/>
        </w:r>
        <w:r w:rsidR="00E04A4F">
          <w:rPr>
            <w:rFonts w:ascii="Arial" w:hAnsi="Arial" w:cs="Arial"/>
            <w:noProof/>
            <w:webHidden/>
          </w:rPr>
          <w:t>3</w:t>
        </w:r>
        <w:r w:rsidR="00536279" w:rsidRPr="00CB6441">
          <w:rPr>
            <w:rFonts w:ascii="Arial" w:hAnsi="Arial" w:cs="Arial"/>
            <w:noProof/>
            <w:webHidden/>
          </w:rPr>
          <w:fldChar w:fldCharType="end"/>
        </w:r>
      </w:hyperlink>
    </w:p>
    <w:p w14:paraId="41197B64" w14:textId="77777777" w:rsidR="00270E96" w:rsidRDefault="00CB6441" w:rsidP="00CB6441">
      <w:pPr>
        <w:pStyle w:val="TOC1"/>
      </w:pPr>
      <w:r>
        <w:rPr>
          <w:rStyle w:val="Hyperlink"/>
          <w:rFonts w:ascii="Arial" w:hAnsi="Arial" w:cs="Arial"/>
          <w:noProof/>
        </w:rPr>
        <w:br w:type="page"/>
      </w:r>
      <w:r w:rsidR="00536279" w:rsidRPr="00CB6441">
        <w:rPr>
          <w:rFonts w:ascii="Arial" w:hAnsi="Arial" w:cs="Arial"/>
        </w:rPr>
        <w:fldChar w:fldCharType="end"/>
      </w:r>
    </w:p>
    <w:p w14:paraId="099F8180" w14:textId="77777777" w:rsidR="0021419F" w:rsidRPr="003B1A88" w:rsidRDefault="0021419F" w:rsidP="00F36454">
      <w:pPr>
        <w:pStyle w:val="Heading1"/>
        <w:ind w:left="284" w:right="22" w:hanging="993"/>
        <w:jc w:val="both"/>
      </w:pPr>
      <w:bookmarkStart w:id="2" w:name="_Toc403905577"/>
      <w:bookmarkStart w:id="3" w:name="_Toc309041508"/>
      <w:bookmarkStart w:id="4" w:name="_Toc329602588"/>
      <w:bookmarkStart w:id="5" w:name="_Toc329604007"/>
      <w:bookmarkStart w:id="6" w:name="_Toc329604167"/>
      <w:bookmarkStart w:id="7" w:name="_Toc346883904"/>
      <w:bookmarkStart w:id="8" w:name="_Toc346889916"/>
      <w:bookmarkStart w:id="9" w:name="_Toc347496099"/>
      <w:bookmarkStart w:id="10" w:name="_Toc348616398"/>
      <w:r w:rsidRPr="003B1A88">
        <w:lastRenderedPageBreak/>
        <w:t>Introduction</w:t>
      </w:r>
      <w:bookmarkEnd w:id="2"/>
      <w:r w:rsidR="008D5FDE" w:rsidRPr="003B1A88">
        <w:t xml:space="preserve"> </w:t>
      </w:r>
      <w:r w:rsidR="00AF00C8" w:rsidRPr="003B1A88">
        <w:t>(Business Case Rationale)</w:t>
      </w:r>
      <w:bookmarkEnd w:id="3"/>
      <w:bookmarkEnd w:id="4"/>
      <w:bookmarkEnd w:id="5"/>
      <w:bookmarkEnd w:id="6"/>
    </w:p>
    <w:p w14:paraId="4737BAA1" w14:textId="05DD6BAC" w:rsidR="00803C40" w:rsidRPr="00F82B1F" w:rsidRDefault="00F32320" w:rsidP="00F32320">
      <w:pPr>
        <w:jc w:val="both"/>
        <w:rPr>
          <w:rFonts w:ascii="Arial" w:hAnsi="Arial" w:cs="Arial"/>
          <w:lang w:val="en-CA"/>
        </w:rPr>
      </w:pPr>
      <w:r w:rsidRPr="00F32320">
        <w:rPr>
          <w:rFonts w:ascii="Arial" w:hAnsi="Arial" w:cs="Arial"/>
          <w:lang w:val="en-CA"/>
        </w:rPr>
        <w:t>The fourth generation smart camera</w:t>
      </w:r>
      <w:r>
        <w:rPr>
          <w:rFonts w:ascii="Arial" w:hAnsi="Arial" w:cs="Arial"/>
          <w:lang w:val="en-CA"/>
        </w:rPr>
        <w:t xml:space="preserve"> </w:t>
      </w:r>
      <w:r>
        <w:rPr>
          <w:rFonts w:ascii="Arial" w:hAnsi="Arial" w:cs="Arial"/>
          <w:noProof/>
          <w:lang w:val="en-US"/>
        </w:rPr>
        <w:t>(</w:t>
      </w:r>
      <w:r w:rsidR="00E10F98">
        <w:rPr>
          <w:rFonts w:ascii="Arial" w:hAnsi="Arial" w:cs="Arial"/>
          <w:noProof/>
          <w:lang w:val="en-US"/>
        </w:rPr>
        <w:t xml:space="preserve">internal name </w:t>
      </w:r>
      <w:r>
        <w:rPr>
          <w:rFonts w:ascii="Arial" w:hAnsi="Arial" w:cs="Arial"/>
          <w:noProof/>
          <w:lang w:val="en-US"/>
        </w:rPr>
        <w:t>Iris 4</w:t>
      </w:r>
      <w:r w:rsidR="00E10F98">
        <w:rPr>
          <w:rFonts w:ascii="Arial" w:hAnsi="Arial" w:cs="Arial"/>
          <w:noProof/>
          <w:lang w:val="en-US"/>
        </w:rPr>
        <w:t>;</w:t>
      </w:r>
      <w:r>
        <w:rPr>
          <w:rFonts w:ascii="Arial" w:hAnsi="Arial" w:cs="Arial"/>
          <w:noProof/>
          <w:lang w:val="en-US"/>
        </w:rPr>
        <w:t xml:space="preserve"> commercial name T.B.C)</w:t>
      </w:r>
      <w:r w:rsidRPr="00F32320">
        <w:rPr>
          <w:rFonts w:ascii="Arial" w:hAnsi="Arial" w:cs="Arial"/>
          <w:lang w:val="en-CA"/>
        </w:rPr>
        <w:t xml:space="preserve"> is intended to replace the current Iris GTR. Given current market requirements</w:t>
      </w:r>
      <w:r w:rsidR="00E10F98">
        <w:rPr>
          <w:rFonts w:ascii="Arial" w:hAnsi="Arial" w:cs="Arial"/>
          <w:lang w:val="en-CA"/>
        </w:rPr>
        <w:t>,</w:t>
      </w:r>
      <w:r w:rsidRPr="00F32320">
        <w:rPr>
          <w:rFonts w:ascii="Arial" w:hAnsi="Arial" w:cs="Arial"/>
          <w:lang w:val="en-CA"/>
        </w:rPr>
        <w:t xml:space="preserve"> this</w:t>
      </w:r>
      <w:r>
        <w:rPr>
          <w:rFonts w:ascii="Arial" w:hAnsi="Arial" w:cs="Arial"/>
          <w:lang w:val="en-CA"/>
        </w:rPr>
        <w:t xml:space="preserve"> </w:t>
      </w:r>
      <w:r w:rsidRPr="00F32320">
        <w:rPr>
          <w:rFonts w:ascii="Arial" w:hAnsi="Arial" w:cs="Arial"/>
          <w:lang w:val="en-CA"/>
        </w:rPr>
        <w:t xml:space="preserve">new smart camera needs to be 50% faster in terms of CPU performance. </w:t>
      </w:r>
      <w:r>
        <w:rPr>
          <w:rFonts w:ascii="Arial" w:hAnsi="Arial" w:cs="Arial"/>
          <w:lang w:val="en-CA"/>
        </w:rPr>
        <w:t>I</w:t>
      </w:r>
      <w:r w:rsidRPr="00F32320">
        <w:rPr>
          <w:rFonts w:ascii="Arial" w:hAnsi="Arial" w:cs="Arial"/>
          <w:lang w:val="en-CA"/>
        </w:rPr>
        <w:t xml:space="preserve">t needs to </w:t>
      </w:r>
      <w:r w:rsidR="00E10F98">
        <w:rPr>
          <w:rFonts w:ascii="Arial" w:hAnsi="Arial" w:cs="Arial"/>
          <w:lang w:val="en-CA"/>
        </w:rPr>
        <w:t xml:space="preserve">support </w:t>
      </w:r>
      <w:r w:rsidRPr="00F32320">
        <w:rPr>
          <w:rFonts w:ascii="Arial" w:hAnsi="Arial" w:cs="Arial"/>
          <w:lang w:val="en-CA"/>
        </w:rPr>
        <w:t xml:space="preserve">larger CMOS sensors, </w:t>
      </w:r>
      <w:r w:rsidR="00E10F98">
        <w:rPr>
          <w:rFonts w:ascii="Arial" w:hAnsi="Arial" w:cs="Arial"/>
          <w:lang w:val="en-CA"/>
        </w:rPr>
        <w:t xml:space="preserve">all the way </w:t>
      </w:r>
      <w:r w:rsidRPr="00F32320">
        <w:rPr>
          <w:rFonts w:ascii="Arial" w:hAnsi="Arial" w:cs="Arial"/>
          <w:lang w:val="en-CA"/>
        </w:rPr>
        <w:t>up to 16Mpixels.</w:t>
      </w:r>
      <w:r>
        <w:rPr>
          <w:rFonts w:ascii="Arial" w:hAnsi="Arial" w:cs="Arial"/>
          <w:lang w:val="en-CA"/>
        </w:rPr>
        <w:t xml:space="preserve"> </w:t>
      </w:r>
      <w:r w:rsidRPr="00F32320">
        <w:rPr>
          <w:rFonts w:ascii="Arial" w:hAnsi="Arial" w:cs="Arial"/>
          <w:lang w:val="en-CA"/>
        </w:rPr>
        <w:t xml:space="preserve">The </w:t>
      </w:r>
      <w:r w:rsidR="00E10F98">
        <w:rPr>
          <w:rFonts w:ascii="Arial" w:hAnsi="Arial" w:cs="Arial"/>
          <w:lang w:val="en-CA"/>
        </w:rPr>
        <w:t xml:space="preserve">dimensions are </w:t>
      </w:r>
      <w:r w:rsidRPr="00F32320">
        <w:rPr>
          <w:rFonts w:ascii="Arial" w:hAnsi="Arial" w:cs="Arial"/>
          <w:lang w:val="en-CA"/>
        </w:rPr>
        <w:t>not too much of an issue and therefore we should keep the same housing</w:t>
      </w:r>
      <w:r w:rsidR="00E10F98">
        <w:rPr>
          <w:rFonts w:ascii="Arial" w:hAnsi="Arial" w:cs="Arial"/>
          <w:lang w:val="en-CA"/>
        </w:rPr>
        <w:t xml:space="preserve"> as the Iris GTR</w:t>
      </w:r>
      <w:r w:rsidRPr="00F32320">
        <w:rPr>
          <w:rFonts w:ascii="Arial" w:hAnsi="Arial" w:cs="Arial"/>
          <w:lang w:val="en-CA"/>
        </w:rPr>
        <w:t xml:space="preserve"> so that it will be easier for customers to upgrade to</w:t>
      </w:r>
      <w:r>
        <w:rPr>
          <w:rFonts w:ascii="Arial" w:hAnsi="Arial" w:cs="Arial"/>
          <w:lang w:val="en-CA"/>
        </w:rPr>
        <w:t xml:space="preserve"> </w:t>
      </w:r>
      <w:r w:rsidRPr="00F32320">
        <w:rPr>
          <w:rFonts w:ascii="Arial" w:hAnsi="Arial" w:cs="Arial"/>
          <w:lang w:val="en-CA"/>
        </w:rPr>
        <w:t>the new</w:t>
      </w:r>
      <w:r w:rsidR="00E10F98">
        <w:rPr>
          <w:rFonts w:ascii="Arial" w:hAnsi="Arial" w:cs="Arial"/>
          <w:lang w:val="en-CA"/>
        </w:rPr>
        <w:t xml:space="preserve"> generation</w:t>
      </w:r>
      <w:r w:rsidRPr="00F32320">
        <w:rPr>
          <w:rFonts w:ascii="Arial" w:hAnsi="Arial" w:cs="Arial"/>
          <w:lang w:val="en-CA"/>
        </w:rPr>
        <w:t xml:space="preserve">. </w:t>
      </w:r>
      <w:r>
        <w:rPr>
          <w:rFonts w:ascii="Arial" w:hAnsi="Arial" w:cs="Arial"/>
          <w:noProof/>
          <w:lang w:val="en-US"/>
        </w:rPr>
        <w:t xml:space="preserve">This new smart camera needs to remain </w:t>
      </w:r>
      <w:r w:rsidR="00E10F98">
        <w:rPr>
          <w:rFonts w:ascii="Arial" w:hAnsi="Arial" w:cs="Arial"/>
          <w:noProof/>
          <w:lang w:val="en-US"/>
        </w:rPr>
        <w:t xml:space="preserve">a </w:t>
      </w:r>
      <w:r>
        <w:rPr>
          <w:rFonts w:ascii="Arial" w:hAnsi="Arial" w:cs="Arial"/>
          <w:noProof/>
          <w:lang w:val="en-US"/>
        </w:rPr>
        <w:t xml:space="preserve">fanless </w:t>
      </w:r>
      <w:r w:rsidR="00E10F98">
        <w:rPr>
          <w:rFonts w:ascii="Arial" w:hAnsi="Arial" w:cs="Arial"/>
          <w:noProof/>
          <w:lang w:val="en-US"/>
        </w:rPr>
        <w:t>design</w:t>
      </w:r>
      <w:r w:rsidRPr="00F32320">
        <w:rPr>
          <w:rFonts w:ascii="Arial" w:hAnsi="Arial" w:cs="Arial"/>
          <w:lang w:val="en-CA"/>
        </w:rPr>
        <w:t>. It</w:t>
      </w:r>
      <w:r>
        <w:rPr>
          <w:rFonts w:ascii="Arial" w:hAnsi="Arial" w:cs="Arial"/>
          <w:lang w:val="en-CA"/>
        </w:rPr>
        <w:t xml:space="preserve"> </w:t>
      </w:r>
      <w:r w:rsidRPr="00F32320">
        <w:rPr>
          <w:rFonts w:ascii="Arial" w:hAnsi="Arial" w:cs="Arial"/>
          <w:lang w:val="en-CA"/>
        </w:rPr>
        <w:t>needs to be able to run Matrox Design Assistant (DA) projects and Matrox Imaging Library (MIL) applications.</w:t>
      </w:r>
      <w:r w:rsidR="00AE7ED8" w:rsidRPr="00F82B1F">
        <w:rPr>
          <w:rFonts w:ascii="Arial" w:hAnsi="Arial" w:cs="Arial"/>
          <w:lang w:val="en-CA"/>
        </w:rPr>
        <w:t xml:space="preserve"> </w:t>
      </w:r>
    </w:p>
    <w:p w14:paraId="3FFF95FE" w14:textId="77777777" w:rsidR="005866D0" w:rsidRPr="009A5EAD" w:rsidRDefault="005866D0" w:rsidP="00F36454">
      <w:pPr>
        <w:pStyle w:val="Heading1"/>
        <w:jc w:val="both"/>
      </w:pPr>
      <w:bookmarkStart w:id="11" w:name="_Toc309041509"/>
      <w:bookmarkStart w:id="12" w:name="_Toc329602589"/>
      <w:bookmarkStart w:id="13" w:name="_Toc329604008"/>
      <w:bookmarkStart w:id="14" w:name="_Toc329604168"/>
      <w:r w:rsidRPr="009A5EAD">
        <w:t>New Product Overview (</w:t>
      </w:r>
      <w:r w:rsidR="00AF00C8" w:rsidRPr="009A5EAD">
        <w:t>Product Concept</w:t>
      </w:r>
      <w:bookmarkEnd w:id="11"/>
      <w:r w:rsidRPr="009A5EAD">
        <w:t>)</w:t>
      </w:r>
      <w:bookmarkStart w:id="15" w:name="_Toc309041510"/>
      <w:bookmarkEnd w:id="12"/>
      <w:bookmarkEnd w:id="13"/>
      <w:bookmarkEnd w:id="14"/>
    </w:p>
    <w:p w14:paraId="4B2A1381" w14:textId="1A786207" w:rsidR="005866D0" w:rsidRPr="009A5EAD" w:rsidRDefault="002612E5" w:rsidP="00F36454">
      <w:pPr>
        <w:pStyle w:val="Body1"/>
        <w:ind w:left="0"/>
        <w:jc w:val="both"/>
        <w:rPr>
          <w:rFonts w:ascii="Arial" w:hAnsi="Arial" w:cs="Arial"/>
        </w:rPr>
      </w:pPr>
      <w:r>
        <w:rPr>
          <w:rFonts w:ascii="Arial" w:hAnsi="Arial" w:cs="Arial"/>
          <w:noProof/>
        </w:rPr>
        <w:t xml:space="preserve">The </w:t>
      </w:r>
      <w:r w:rsidR="00F32320">
        <w:rPr>
          <w:rFonts w:ascii="Arial" w:hAnsi="Arial" w:cs="Arial"/>
          <w:noProof/>
        </w:rPr>
        <w:t>fourth</w:t>
      </w:r>
      <w:r w:rsidR="0030124D">
        <w:rPr>
          <w:rFonts w:ascii="Arial" w:hAnsi="Arial" w:cs="Arial"/>
          <w:noProof/>
        </w:rPr>
        <w:t xml:space="preserve"> generation </w:t>
      </w:r>
      <w:r>
        <w:rPr>
          <w:rFonts w:ascii="Arial" w:hAnsi="Arial" w:cs="Arial"/>
          <w:noProof/>
        </w:rPr>
        <w:t xml:space="preserve">Iris </w:t>
      </w:r>
      <w:r w:rsidR="0030124D">
        <w:rPr>
          <w:rFonts w:ascii="Arial" w:hAnsi="Arial" w:cs="Arial"/>
          <w:noProof/>
        </w:rPr>
        <w:t xml:space="preserve">(Iris </w:t>
      </w:r>
      <w:r w:rsidR="00F32320">
        <w:rPr>
          <w:rFonts w:ascii="Arial" w:hAnsi="Arial" w:cs="Arial"/>
          <w:noProof/>
        </w:rPr>
        <w:t>4</w:t>
      </w:r>
      <w:r w:rsidR="0030124D">
        <w:rPr>
          <w:rFonts w:ascii="Arial" w:hAnsi="Arial" w:cs="Arial"/>
          <w:noProof/>
        </w:rPr>
        <w:t xml:space="preserve">) </w:t>
      </w:r>
      <w:r>
        <w:rPr>
          <w:rFonts w:ascii="Arial" w:hAnsi="Arial" w:cs="Arial"/>
          <w:noProof/>
        </w:rPr>
        <w:t xml:space="preserve">has to be fanless, </w:t>
      </w:r>
      <w:r w:rsidR="00F32320">
        <w:rPr>
          <w:rFonts w:ascii="Arial" w:hAnsi="Arial" w:cs="Arial"/>
          <w:noProof/>
        </w:rPr>
        <w:t>remain</w:t>
      </w:r>
      <w:r>
        <w:rPr>
          <w:rFonts w:ascii="Arial" w:hAnsi="Arial" w:cs="Arial"/>
          <w:noProof/>
        </w:rPr>
        <w:t xml:space="preserve"> compact, provide at least </w:t>
      </w:r>
      <w:r w:rsidR="00F32320">
        <w:rPr>
          <w:rFonts w:ascii="Arial" w:hAnsi="Arial" w:cs="Arial"/>
          <w:noProof/>
        </w:rPr>
        <w:t>a 50% improvement</w:t>
      </w:r>
      <w:r>
        <w:rPr>
          <w:rFonts w:ascii="Arial" w:hAnsi="Arial" w:cs="Arial"/>
          <w:noProof/>
        </w:rPr>
        <w:t xml:space="preserve"> </w:t>
      </w:r>
      <w:r w:rsidR="00F32320">
        <w:rPr>
          <w:rFonts w:ascii="Arial" w:hAnsi="Arial" w:cs="Arial"/>
          <w:noProof/>
        </w:rPr>
        <w:t xml:space="preserve">in </w:t>
      </w:r>
      <w:r>
        <w:rPr>
          <w:rFonts w:ascii="Arial" w:hAnsi="Arial" w:cs="Arial"/>
          <w:noProof/>
        </w:rPr>
        <w:t xml:space="preserve">computing power </w:t>
      </w:r>
      <w:r w:rsidR="00F32320">
        <w:rPr>
          <w:rFonts w:ascii="Arial" w:hAnsi="Arial" w:cs="Arial"/>
          <w:noProof/>
        </w:rPr>
        <w:t>over the</w:t>
      </w:r>
      <w:r>
        <w:rPr>
          <w:rFonts w:ascii="Arial" w:hAnsi="Arial" w:cs="Arial"/>
          <w:noProof/>
        </w:rPr>
        <w:t xml:space="preserve"> Iris GT</w:t>
      </w:r>
      <w:r w:rsidR="00F32320">
        <w:rPr>
          <w:rFonts w:ascii="Arial" w:hAnsi="Arial" w:cs="Arial"/>
          <w:noProof/>
        </w:rPr>
        <w:t>R</w:t>
      </w:r>
      <w:r>
        <w:rPr>
          <w:rFonts w:ascii="Arial" w:hAnsi="Arial" w:cs="Arial"/>
          <w:noProof/>
        </w:rPr>
        <w:t>, and its</w:t>
      </w:r>
      <w:r w:rsidR="0033406C">
        <w:rPr>
          <w:rFonts w:ascii="Arial" w:hAnsi="Arial" w:cs="Arial"/>
          <w:noProof/>
        </w:rPr>
        <w:t xml:space="preserve"> parts</w:t>
      </w:r>
      <w:r>
        <w:rPr>
          <w:rFonts w:ascii="Arial" w:hAnsi="Arial" w:cs="Arial"/>
          <w:noProof/>
        </w:rPr>
        <w:t xml:space="preserve"> costs need to allow for having a selling price </w:t>
      </w:r>
      <w:r w:rsidR="00F32320">
        <w:rPr>
          <w:rFonts w:ascii="Arial" w:hAnsi="Arial" w:cs="Arial"/>
          <w:noProof/>
        </w:rPr>
        <w:t>lower than</w:t>
      </w:r>
      <w:r>
        <w:rPr>
          <w:rFonts w:ascii="Arial" w:hAnsi="Arial" w:cs="Arial"/>
          <w:noProof/>
        </w:rPr>
        <w:t xml:space="preserve"> the current Iris GT</w:t>
      </w:r>
      <w:r w:rsidR="00F32320">
        <w:rPr>
          <w:rFonts w:ascii="Arial" w:hAnsi="Arial" w:cs="Arial"/>
          <w:noProof/>
        </w:rPr>
        <w:t>R</w:t>
      </w:r>
      <w:r>
        <w:rPr>
          <w:rFonts w:ascii="Arial" w:hAnsi="Arial" w:cs="Arial"/>
          <w:noProof/>
        </w:rPr>
        <w:t xml:space="preserve">. It needs to offer a range of CMOS </w:t>
      </w:r>
      <w:r w:rsidR="0030124D">
        <w:rPr>
          <w:rFonts w:ascii="Arial" w:hAnsi="Arial" w:cs="Arial"/>
          <w:noProof/>
        </w:rPr>
        <w:t xml:space="preserve">image </w:t>
      </w:r>
      <w:r>
        <w:rPr>
          <w:rFonts w:ascii="Arial" w:hAnsi="Arial" w:cs="Arial"/>
          <w:noProof/>
        </w:rPr>
        <w:t xml:space="preserve">sensors up to </w:t>
      </w:r>
      <w:r w:rsidR="00F32320">
        <w:rPr>
          <w:rFonts w:ascii="Arial" w:hAnsi="Arial" w:cs="Arial"/>
          <w:noProof/>
        </w:rPr>
        <w:t>16</w:t>
      </w:r>
      <w:r>
        <w:rPr>
          <w:rFonts w:ascii="Arial" w:hAnsi="Arial" w:cs="Arial"/>
          <w:noProof/>
        </w:rPr>
        <w:t xml:space="preserve"> Mpixel </w:t>
      </w:r>
      <w:r w:rsidR="0030124D">
        <w:rPr>
          <w:rFonts w:ascii="Arial" w:hAnsi="Arial" w:cs="Arial"/>
          <w:noProof/>
        </w:rPr>
        <w:t xml:space="preserve">in </w:t>
      </w:r>
      <w:r>
        <w:rPr>
          <w:rFonts w:ascii="Arial" w:hAnsi="Arial" w:cs="Arial"/>
          <w:noProof/>
        </w:rPr>
        <w:t xml:space="preserve">both monochrome and color. The housing </w:t>
      </w:r>
      <w:r w:rsidR="00E10F98">
        <w:rPr>
          <w:rFonts w:ascii="Arial" w:hAnsi="Arial" w:cs="Arial"/>
          <w:noProof/>
        </w:rPr>
        <w:t xml:space="preserve">must </w:t>
      </w:r>
      <w:r>
        <w:rPr>
          <w:rFonts w:ascii="Arial" w:hAnsi="Arial" w:cs="Arial"/>
          <w:noProof/>
        </w:rPr>
        <w:t xml:space="preserve">be IP67 </w:t>
      </w:r>
      <w:r w:rsidR="00E10F98">
        <w:rPr>
          <w:rFonts w:ascii="Arial" w:hAnsi="Arial" w:cs="Arial"/>
          <w:noProof/>
        </w:rPr>
        <w:t xml:space="preserve">rate </w:t>
      </w:r>
      <w:r>
        <w:rPr>
          <w:rFonts w:ascii="Arial" w:hAnsi="Arial" w:cs="Arial"/>
          <w:noProof/>
        </w:rPr>
        <w:t>and provide industrial</w:t>
      </w:r>
      <w:r w:rsidR="0030124D">
        <w:rPr>
          <w:rFonts w:ascii="Arial" w:hAnsi="Arial" w:cs="Arial"/>
          <w:noProof/>
        </w:rPr>
        <w:t>-grade</w:t>
      </w:r>
      <w:r>
        <w:rPr>
          <w:rFonts w:ascii="Arial" w:hAnsi="Arial" w:cs="Arial"/>
          <w:noProof/>
        </w:rPr>
        <w:t xml:space="preserve"> connectors. It needs to directly connect to other industrial devices.</w:t>
      </w:r>
      <w:r w:rsidR="00AE7ED8" w:rsidRPr="009A5EAD">
        <w:rPr>
          <w:rFonts w:ascii="Arial" w:hAnsi="Arial" w:cs="Arial"/>
        </w:rPr>
        <w:t xml:space="preserve"> </w:t>
      </w:r>
    </w:p>
    <w:p w14:paraId="283B1AB9" w14:textId="77777777" w:rsidR="005866D0" w:rsidRPr="009A5EAD" w:rsidRDefault="005866D0" w:rsidP="00F36454">
      <w:pPr>
        <w:pStyle w:val="Heading1"/>
        <w:jc w:val="both"/>
      </w:pPr>
      <w:bookmarkStart w:id="16" w:name="_Toc329602591"/>
      <w:bookmarkStart w:id="17" w:name="_Toc329604009"/>
      <w:bookmarkStart w:id="18" w:name="_Toc329604169"/>
      <w:bookmarkStart w:id="19" w:name="_Toc309041514"/>
      <w:bookmarkEnd w:id="15"/>
      <w:r w:rsidRPr="009A5EAD">
        <w:t>Target Market</w:t>
      </w:r>
      <w:bookmarkEnd w:id="16"/>
      <w:bookmarkEnd w:id="17"/>
      <w:bookmarkEnd w:id="18"/>
    </w:p>
    <w:p w14:paraId="7E7D0365" w14:textId="49DB10F0" w:rsidR="008631FF" w:rsidRPr="009A5EAD" w:rsidRDefault="002612E5" w:rsidP="00F36454">
      <w:pPr>
        <w:pStyle w:val="Body1"/>
        <w:ind w:left="0"/>
        <w:jc w:val="both"/>
        <w:rPr>
          <w:rFonts w:ascii="Arial" w:hAnsi="Arial" w:cs="Arial"/>
        </w:rPr>
      </w:pPr>
      <w:r>
        <w:rPr>
          <w:rFonts w:ascii="Arial" w:hAnsi="Arial" w:cs="Arial"/>
          <w:noProof/>
        </w:rPr>
        <w:t xml:space="preserve">The Iris </w:t>
      </w:r>
      <w:r w:rsidR="00F32320">
        <w:rPr>
          <w:rFonts w:ascii="Arial" w:hAnsi="Arial" w:cs="Arial"/>
          <w:noProof/>
        </w:rPr>
        <w:t>4</w:t>
      </w:r>
      <w:r w:rsidR="0030124D">
        <w:rPr>
          <w:rFonts w:ascii="Arial" w:hAnsi="Arial" w:cs="Arial"/>
          <w:noProof/>
        </w:rPr>
        <w:t xml:space="preserve"> </w:t>
      </w:r>
      <w:r>
        <w:rPr>
          <w:rFonts w:ascii="Arial" w:hAnsi="Arial" w:cs="Arial"/>
          <w:noProof/>
        </w:rPr>
        <w:t>will be a direct replacement for existing users of Iris GT</w:t>
      </w:r>
      <w:r w:rsidR="00F32320">
        <w:rPr>
          <w:rFonts w:ascii="Arial" w:hAnsi="Arial" w:cs="Arial"/>
          <w:noProof/>
        </w:rPr>
        <w:t>R</w:t>
      </w:r>
      <w:r w:rsidR="00C11EB2">
        <w:rPr>
          <w:rFonts w:ascii="Arial" w:hAnsi="Arial" w:cs="Arial"/>
          <w:noProof/>
        </w:rPr>
        <w:t xml:space="preserve"> with DA</w:t>
      </w:r>
      <w:r>
        <w:rPr>
          <w:rFonts w:ascii="Arial" w:hAnsi="Arial" w:cs="Arial"/>
          <w:noProof/>
        </w:rPr>
        <w:t xml:space="preserve">. </w:t>
      </w:r>
      <w:r w:rsidR="00C11EB2">
        <w:rPr>
          <w:rFonts w:ascii="Arial" w:hAnsi="Arial" w:cs="Arial"/>
          <w:noProof/>
        </w:rPr>
        <w:t>L</w:t>
      </w:r>
      <w:r>
        <w:rPr>
          <w:rFonts w:ascii="Arial" w:hAnsi="Arial" w:cs="Arial"/>
          <w:noProof/>
        </w:rPr>
        <w:t>arger OEM customers</w:t>
      </w:r>
      <w:r w:rsidR="00C11EB2">
        <w:rPr>
          <w:rFonts w:ascii="Arial" w:hAnsi="Arial" w:cs="Arial"/>
          <w:noProof/>
        </w:rPr>
        <w:t xml:space="preserve"> will be targeted on a case by case basis since they all need some level of customization.</w:t>
      </w:r>
      <w:r>
        <w:rPr>
          <w:rFonts w:ascii="Arial" w:hAnsi="Arial" w:cs="Arial"/>
          <w:noProof/>
        </w:rPr>
        <w:t xml:space="preserve"> </w:t>
      </w:r>
      <w:r w:rsidR="0030124D">
        <w:rPr>
          <w:rFonts w:ascii="Arial" w:hAnsi="Arial" w:cs="Arial"/>
          <w:noProof/>
        </w:rPr>
        <w:t xml:space="preserve">In combination </w:t>
      </w:r>
      <w:r>
        <w:rPr>
          <w:rFonts w:ascii="Arial" w:hAnsi="Arial" w:cs="Arial"/>
          <w:noProof/>
        </w:rPr>
        <w:t xml:space="preserve">with DA, new customers will find this new camera an appealing solution to replace other smart camera solutions they might currently use. </w:t>
      </w:r>
      <w:r w:rsidR="00F32320">
        <w:rPr>
          <w:rFonts w:ascii="Arial" w:hAnsi="Arial" w:cs="Arial"/>
          <w:noProof/>
        </w:rPr>
        <w:t>With improved compute performance and larger resolution sensors, Iris 4 will become a solution for applications today reserved to PC vision.</w:t>
      </w:r>
    </w:p>
    <w:p w14:paraId="1CF831E1" w14:textId="77777777" w:rsidR="005866D0" w:rsidRPr="009A5EAD" w:rsidRDefault="005866D0" w:rsidP="00F36454">
      <w:pPr>
        <w:pStyle w:val="Heading1"/>
        <w:jc w:val="both"/>
      </w:pPr>
      <w:bookmarkStart w:id="20" w:name="_Toc329602593"/>
      <w:bookmarkStart w:id="21" w:name="_Toc329604010"/>
      <w:bookmarkStart w:id="22" w:name="_Toc329604170"/>
      <w:r w:rsidRPr="009A5EAD">
        <w:t>Competition</w:t>
      </w:r>
      <w:bookmarkEnd w:id="20"/>
      <w:bookmarkEnd w:id="21"/>
      <w:bookmarkEnd w:id="22"/>
    </w:p>
    <w:p w14:paraId="789E45B3" w14:textId="65A4986D" w:rsidR="002612E5" w:rsidRDefault="002612E5" w:rsidP="002612E5">
      <w:pPr>
        <w:pStyle w:val="Body1"/>
        <w:ind w:left="0"/>
        <w:jc w:val="both"/>
        <w:rPr>
          <w:rFonts w:ascii="Arial" w:hAnsi="Arial" w:cs="Arial"/>
          <w:noProof/>
        </w:rPr>
      </w:pPr>
      <w:bookmarkStart w:id="23" w:name="_Toc329602594"/>
      <w:bookmarkStart w:id="24" w:name="_Toc329604011"/>
      <w:bookmarkStart w:id="25" w:name="_Toc329604171"/>
      <w:r>
        <w:rPr>
          <w:rFonts w:ascii="Arial" w:hAnsi="Arial" w:cs="Arial"/>
          <w:noProof/>
        </w:rPr>
        <w:t>Cognex is</w:t>
      </w:r>
      <w:r w:rsidR="0080167A">
        <w:rPr>
          <w:rFonts w:ascii="Arial" w:hAnsi="Arial" w:cs="Arial"/>
          <w:noProof/>
        </w:rPr>
        <w:t xml:space="preserve"> still</w:t>
      </w:r>
      <w:r>
        <w:rPr>
          <w:rFonts w:ascii="Arial" w:hAnsi="Arial" w:cs="Arial"/>
          <w:noProof/>
        </w:rPr>
        <w:t xml:space="preserve"> by far the biggest competitor in the smart camera business. They are well known in the industry and have a large sales force and marketing</w:t>
      </w:r>
      <w:r w:rsidR="0030124D">
        <w:rPr>
          <w:rFonts w:ascii="Arial" w:hAnsi="Arial" w:cs="Arial"/>
          <w:noProof/>
        </w:rPr>
        <w:t xml:space="preserve"> resources</w:t>
      </w:r>
      <w:r>
        <w:rPr>
          <w:rFonts w:ascii="Arial" w:hAnsi="Arial" w:cs="Arial"/>
          <w:noProof/>
        </w:rPr>
        <w:t xml:space="preserve">. Matrox has an advantage with </w:t>
      </w:r>
      <w:r w:rsidR="0030124D">
        <w:rPr>
          <w:rFonts w:ascii="Arial" w:hAnsi="Arial" w:cs="Arial"/>
          <w:noProof/>
        </w:rPr>
        <w:t xml:space="preserve">the DA </w:t>
      </w:r>
      <w:r>
        <w:rPr>
          <w:rFonts w:ascii="Arial" w:hAnsi="Arial" w:cs="Arial"/>
          <w:noProof/>
        </w:rPr>
        <w:t xml:space="preserve">unified </w:t>
      </w:r>
      <w:r w:rsidR="0030124D">
        <w:rPr>
          <w:rFonts w:ascii="Arial" w:hAnsi="Arial" w:cs="Arial"/>
          <w:noProof/>
        </w:rPr>
        <w:t xml:space="preserve">integrated </w:t>
      </w:r>
      <w:r>
        <w:rPr>
          <w:rFonts w:ascii="Arial" w:hAnsi="Arial" w:cs="Arial"/>
          <w:noProof/>
        </w:rPr>
        <w:t>development</w:t>
      </w:r>
      <w:r w:rsidR="0030124D">
        <w:rPr>
          <w:rFonts w:ascii="Arial" w:hAnsi="Arial" w:cs="Arial"/>
          <w:noProof/>
        </w:rPr>
        <w:t xml:space="preserve"> environment</w:t>
      </w:r>
      <w:r>
        <w:rPr>
          <w:rFonts w:ascii="Arial" w:hAnsi="Arial" w:cs="Arial"/>
          <w:noProof/>
        </w:rPr>
        <w:t xml:space="preserve">, </w:t>
      </w:r>
      <w:r w:rsidR="0030124D">
        <w:rPr>
          <w:rFonts w:ascii="Arial" w:hAnsi="Arial" w:cs="Arial"/>
          <w:noProof/>
        </w:rPr>
        <w:t xml:space="preserve">which targets </w:t>
      </w:r>
      <w:r>
        <w:rPr>
          <w:rFonts w:ascii="Arial" w:hAnsi="Arial" w:cs="Arial"/>
          <w:noProof/>
        </w:rPr>
        <w:t>both PC and smart cameras</w:t>
      </w:r>
      <w:r w:rsidR="0080167A">
        <w:rPr>
          <w:rFonts w:ascii="Arial" w:hAnsi="Arial" w:cs="Arial"/>
          <w:noProof/>
        </w:rPr>
        <w:t xml:space="preserve">. </w:t>
      </w:r>
      <w:r>
        <w:rPr>
          <w:rFonts w:ascii="Arial" w:hAnsi="Arial" w:cs="Arial"/>
          <w:noProof/>
        </w:rPr>
        <w:t xml:space="preserve">Cognex prices are </w:t>
      </w:r>
      <w:r w:rsidR="0030124D">
        <w:rPr>
          <w:rFonts w:ascii="Arial" w:hAnsi="Arial" w:cs="Arial"/>
          <w:noProof/>
        </w:rPr>
        <w:t xml:space="preserve">also </w:t>
      </w:r>
      <w:r>
        <w:rPr>
          <w:rFonts w:ascii="Arial" w:hAnsi="Arial" w:cs="Arial"/>
          <w:noProof/>
        </w:rPr>
        <w:t>typically higher</w:t>
      </w:r>
      <w:r w:rsidR="0095721B">
        <w:rPr>
          <w:rFonts w:ascii="Arial" w:hAnsi="Arial" w:cs="Arial"/>
          <w:noProof/>
        </w:rPr>
        <w:t xml:space="preserve"> than the existing Iris GT</w:t>
      </w:r>
      <w:r w:rsidR="0080167A">
        <w:rPr>
          <w:rFonts w:ascii="Arial" w:hAnsi="Arial" w:cs="Arial"/>
          <w:noProof/>
        </w:rPr>
        <w:t>R</w:t>
      </w:r>
      <w:r>
        <w:rPr>
          <w:rFonts w:ascii="Arial" w:hAnsi="Arial" w:cs="Arial"/>
          <w:noProof/>
        </w:rPr>
        <w:t>.</w:t>
      </w:r>
    </w:p>
    <w:p w14:paraId="6AE4D05F" w14:textId="77777777" w:rsidR="002612E5" w:rsidRDefault="002612E5" w:rsidP="002612E5">
      <w:pPr>
        <w:pStyle w:val="Body1"/>
        <w:ind w:left="0"/>
        <w:jc w:val="both"/>
        <w:rPr>
          <w:rFonts w:ascii="Arial" w:hAnsi="Arial" w:cs="Arial"/>
          <w:noProof/>
        </w:rPr>
      </w:pPr>
      <w:r>
        <w:rPr>
          <w:rFonts w:ascii="Arial" w:hAnsi="Arial" w:cs="Arial"/>
          <w:noProof/>
        </w:rPr>
        <w:t xml:space="preserve">Teledyne Dalsa has their Boa smart camera offering. </w:t>
      </w:r>
      <w:r w:rsidR="0030124D">
        <w:rPr>
          <w:rFonts w:ascii="Arial" w:hAnsi="Arial" w:cs="Arial"/>
          <w:noProof/>
        </w:rPr>
        <w:t xml:space="preserve">It is </w:t>
      </w:r>
      <w:r w:rsidR="0033406C">
        <w:rPr>
          <w:rFonts w:ascii="Arial" w:hAnsi="Arial" w:cs="Arial"/>
          <w:noProof/>
        </w:rPr>
        <w:t>l</w:t>
      </w:r>
      <w:r>
        <w:rPr>
          <w:rFonts w:ascii="Arial" w:hAnsi="Arial" w:cs="Arial"/>
          <w:noProof/>
        </w:rPr>
        <w:t>ower price</w:t>
      </w:r>
      <w:r w:rsidR="0095721B">
        <w:rPr>
          <w:rFonts w:ascii="Arial" w:hAnsi="Arial" w:cs="Arial"/>
          <w:noProof/>
        </w:rPr>
        <w:t>d than the Iris GT</w:t>
      </w:r>
      <w:r w:rsidR="00E346A5">
        <w:rPr>
          <w:rFonts w:ascii="Arial" w:hAnsi="Arial" w:cs="Arial"/>
          <w:noProof/>
        </w:rPr>
        <w:t>R</w:t>
      </w:r>
      <w:r>
        <w:rPr>
          <w:rFonts w:ascii="Arial" w:hAnsi="Arial" w:cs="Arial"/>
          <w:noProof/>
        </w:rPr>
        <w:t xml:space="preserve"> but their software </w:t>
      </w:r>
      <w:r w:rsidR="00041C04">
        <w:rPr>
          <w:rFonts w:ascii="Arial" w:hAnsi="Arial" w:cs="Arial"/>
          <w:noProof/>
        </w:rPr>
        <w:t>algorithms don’t perform as well as</w:t>
      </w:r>
      <w:r>
        <w:rPr>
          <w:rFonts w:ascii="Arial" w:hAnsi="Arial" w:cs="Arial"/>
          <w:noProof/>
        </w:rPr>
        <w:t xml:space="preserve"> MIL.</w:t>
      </w:r>
    </w:p>
    <w:p w14:paraId="671ABF86" w14:textId="77777777" w:rsidR="002612E5" w:rsidRDefault="002612E5" w:rsidP="002612E5">
      <w:pPr>
        <w:pStyle w:val="Body1"/>
        <w:ind w:left="0"/>
        <w:jc w:val="both"/>
        <w:rPr>
          <w:rFonts w:ascii="Arial" w:hAnsi="Arial" w:cs="Arial"/>
          <w:noProof/>
        </w:rPr>
      </w:pPr>
      <w:r>
        <w:rPr>
          <w:rFonts w:ascii="Arial" w:hAnsi="Arial" w:cs="Arial"/>
          <w:noProof/>
        </w:rPr>
        <w:t>National Instruments competes with their software suite running on a customized version of our Iris GT</w:t>
      </w:r>
      <w:r w:rsidR="0080167A">
        <w:rPr>
          <w:rFonts w:ascii="Arial" w:hAnsi="Arial" w:cs="Arial"/>
          <w:noProof/>
        </w:rPr>
        <w:t>R</w:t>
      </w:r>
      <w:r>
        <w:rPr>
          <w:rFonts w:ascii="Arial" w:hAnsi="Arial" w:cs="Arial"/>
          <w:noProof/>
        </w:rPr>
        <w:t xml:space="preserve"> hardware. </w:t>
      </w:r>
      <w:r w:rsidR="0095721B">
        <w:rPr>
          <w:rFonts w:ascii="Arial" w:hAnsi="Arial" w:cs="Arial"/>
          <w:noProof/>
        </w:rPr>
        <w:t>Their offering is t</w:t>
      </w:r>
      <w:r>
        <w:rPr>
          <w:rFonts w:ascii="Arial" w:hAnsi="Arial" w:cs="Arial"/>
          <w:noProof/>
        </w:rPr>
        <w:t>ypically a more expensive</w:t>
      </w:r>
      <w:r w:rsidR="0095721B">
        <w:rPr>
          <w:rFonts w:ascii="Arial" w:hAnsi="Arial" w:cs="Arial"/>
          <w:noProof/>
        </w:rPr>
        <w:t xml:space="preserve"> than an equivalent Iris GT</w:t>
      </w:r>
      <w:r w:rsidR="0080167A">
        <w:rPr>
          <w:rFonts w:ascii="Arial" w:hAnsi="Arial" w:cs="Arial"/>
          <w:noProof/>
        </w:rPr>
        <w:t>R</w:t>
      </w:r>
      <w:r>
        <w:rPr>
          <w:rFonts w:ascii="Arial" w:hAnsi="Arial" w:cs="Arial"/>
          <w:noProof/>
        </w:rPr>
        <w:t>.</w:t>
      </w:r>
    </w:p>
    <w:p w14:paraId="083270FE" w14:textId="77777777" w:rsidR="002612E5" w:rsidRDefault="0080167A" w:rsidP="002612E5">
      <w:pPr>
        <w:pStyle w:val="Body1"/>
        <w:ind w:left="0"/>
        <w:jc w:val="both"/>
        <w:rPr>
          <w:rFonts w:ascii="Arial" w:hAnsi="Arial" w:cs="Arial"/>
          <w:noProof/>
        </w:rPr>
      </w:pPr>
      <w:r>
        <w:rPr>
          <w:rFonts w:ascii="Arial" w:hAnsi="Arial" w:cs="Arial"/>
          <w:noProof/>
        </w:rPr>
        <w:t>There are other smaller players making smart cameras or embedded vision systems (sensor + CPU board</w:t>
      </w:r>
      <w:r w:rsidR="006F2159">
        <w:rPr>
          <w:rFonts w:ascii="Arial" w:hAnsi="Arial" w:cs="Arial"/>
          <w:noProof/>
        </w:rPr>
        <w:t>s</w:t>
      </w:r>
      <w:r>
        <w:rPr>
          <w:rFonts w:ascii="Arial" w:hAnsi="Arial" w:cs="Arial"/>
          <w:noProof/>
        </w:rPr>
        <w:t>). However most of them don’t provide any imaging software.</w:t>
      </w:r>
    </w:p>
    <w:p w14:paraId="122576AD" w14:textId="2FF5D856" w:rsidR="0080167A" w:rsidRDefault="00D361EC" w:rsidP="00D361EC">
      <w:pPr>
        <w:pStyle w:val="Body1"/>
        <w:ind w:left="0"/>
        <w:jc w:val="both"/>
        <w:rPr>
          <w:rFonts w:ascii="Arial" w:hAnsi="Arial" w:cs="Arial"/>
          <w:noProof/>
        </w:rPr>
      </w:pPr>
      <w:r w:rsidRPr="00D361EC">
        <w:rPr>
          <w:rFonts w:ascii="Arial" w:hAnsi="Arial" w:cs="Arial"/>
          <w:noProof/>
        </w:rPr>
        <w:t xml:space="preserve">Our </w:t>
      </w:r>
      <w:r w:rsidR="00E10F98">
        <w:rPr>
          <w:rFonts w:ascii="Arial" w:hAnsi="Arial" w:cs="Arial"/>
          <w:noProof/>
        </w:rPr>
        <w:t xml:space="preserve">software </w:t>
      </w:r>
      <w:r w:rsidRPr="00D361EC">
        <w:rPr>
          <w:rFonts w:ascii="Arial" w:hAnsi="Arial" w:cs="Arial"/>
          <w:noProof/>
        </w:rPr>
        <w:t>environments</w:t>
      </w:r>
      <w:r w:rsidR="00E10F98">
        <w:rPr>
          <w:rFonts w:ascii="Arial" w:hAnsi="Arial" w:cs="Arial"/>
          <w:noProof/>
        </w:rPr>
        <w:t xml:space="preserve">, based on DA or </w:t>
      </w:r>
      <w:r w:rsidRPr="00D361EC">
        <w:rPr>
          <w:rFonts w:ascii="Arial" w:hAnsi="Arial" w:cs="Arial"/>
          <w:noProof/>
        </w:rPr>
        <w:t xml:space="preserve">MIL are of an open architecture, so that customers can add anything </w:t>
      </w:r>
      <w:r w:rsidR="006F2159">
        <w:rPr>
          <w:rFonts w:ascii="Arial" w:hAnsi="Arial" w:cs="Arial"/>
          <w:noProof/>
        </w:rPr>
        <w:t xml:space="preserve">else </w:t>
      </w:r>
      <w:r w:rsidRPr="00D361EC">
        <w:rPr>
          <w:rFonts w:ascii="Arial" w:hAnsi="Arial" w:cs="Arial"/>
          <w:noProof/>
        </w:rPr>
        <w:t>they need on the smart camera</w:t>
      </w:r>
    </w:p>
    <w:p w14:paraId="42467961" w14:textId="77777777" w:rsidR="005866D0" w:rsidRPr="009A5EAD" w:rsidRDefault="005866D0" w:rsidP="00F36454">
      <w:pPr>
        <w:pStyle w:val="Heading1"/>
        <w:jc w:val="both"/>
      </w:pPr>
      <w:r w:rsidRPr="009A5EAD">
        <w:t>Desired Characteristics</w:t>
      </w:r>
      <w:bookmarkEnd w:id="23"/>
      <w:bookmarkEnd w:id="24"/>
      <w:bookmarkEnd w:id="25"/>
    </w:p>
    <w:p w14:paraId="24AB505D" w14:textId="77777777" w:rsidR="007E7236" w:rsidRPr="009A5EAD" w:rsidRDefault="002612E5" w:rsidP="00F36454">
      <w:pPr>
        <w:pStyle w:val="Body1"/>
        <w:ind w:left="0"/>
        <w:jc w:val="both"/>
        <w:rPr>
          <w:rFonts w:ascii="Arial" w:hAnsi="Arial" w:cs="Arial"/>
        </w:rPr>
      </w:pPr>
      <w:r>
        <w:rPr>
          <w:rFonts w:ascii="Arial" w:hAnsi="Arial" w:cs="Arial"/>
          <w:noProof/>
        </w:rPr>
        <w:t xml:space="preserve">The Iris </w:t>
      </w:r>
      <w:r w:rsidR="002E4722">
        <w:rPr>
          <w:rFonts w:ascii="Arial" w:hAnsi="Arial" w:cs="Arial"/>
          <w:noProof/>
        </w:rPr>
        <w:t>4</w:t>
      </w:r>
      <w:r w:rsidR="0095721B">
        <w:rPr>
          <w:rFonts w:ascii="Arial" w:hAnsi="Arial" w:cs="Arial"/>
          <w:noProof/>
        </w:rPr>
        <w:t xml:space="preserve"> </w:t>
      </w:r>
      <w:r>
        <w:rPr>
          <w:rFonts w:ascii="Arial" w:hAnsi="Arial" w:cs="Arial"/>
          <w:noProof/>
        </w:rPr>
        <w:t xml:space="preserve">has to be a fanless smart camera capable of running </w:t>
      </w:r>
      <w:r w:rsidR="0095721B">
        <w:rPr>
          <w:rFonts w:ascii="Arial" w:hAnsi="Arial" w:cs="Arial"/>
          <w:noProof/>
        </w:rPr>
        <w:t xml:space="preserve">DA </w:t>
      </w:r>
      <w:r>
        <w:rPr>
          <w:rFonts w:ascii="Arial" w:hAnsi="Arial" w:cs="Arial"/>
          <w:noProof/>
        </w:rPr>
        <w:t xml:space="preserve">projects and MIL applications. It should have an </w:t>
      </w:r>
      <w:commentRangeStart w:id="26"/>
      <w:commentRangeStart w:id="27"/>
      <w:r>
        <w:rPr>
          <w:rFonts w:ascii="Arial" w:hAnsi="Arial" w:cs="Arial"/>
          <w:noProof/>
        </w:rPr>
        <w:t xml:space="preserve">x86 </w:t>
      </w:r>
      <w:commentRangeEnd w:id="26"/>
      <w:r w:rsidR="00100C7E">
        <w:rPr>
          <w:rStyle w:val="CommentReference"/>
          <w:lang w:val="fr-CA"/>
        </w:rPr>
        <w:commentReference w:id="26"/>
      </w:r>
      <w:commentRangeEnd w:id="27"/>
      <w:r w:rsidR="00405666">
        <w:rPr>
          <w:rStyle w:val="CommentReference"/>
          <w:lang w:val="fr-CA"/>
        </w:rPr>
        <w:commentReference w:id="27"/>
      </w:r>
      <w:r>
        <w:rPr>
          <w:rFonts w:ascii="Arial" w:hAnsi="Arial" w:cs="Arial"/>
          <w:noProof/>
        </w:rPr>
        <w:t>processor running a</w:t>
      </w:r>
      <w:r w:rsidR="00E346A5">
        <w:rPr>
          <w:rFonts w:ascii="Arial" w:hAnsi="Arial" w:cs="Arial"/>
          <w:noProof/>
        </w:rPr>
        <w:t>n e</w:t>
      </w:r>
      <w:r w:rsidR="0095721B">
        <w:rPr>
          <w:rFonts w:ascii="Arial" w:hAnsi="Arial" w:cs="Arial"/>
          <w:noProof/>
        </w:rPr>
        <w:t xml:space="preserve">mbedded </w:t>
      </w:r>
      <w:r>
        <w:rPr>
          <w:rFonts w:ascii="Arial" w:hAnsi="Arial" w:cs="Arial"/>
          <w:noProof/>
        </w:rPr>
        <w:t xml:space="preserve">operating system. It should </w:t>
      </w:r>
      <w:r w:rsidR="0095721B">
        <w:rPr>
          <w:rFonts w:ascii="Arial" w:hAnsi="Arial" w:cs="Arial"/>
          <w:noProof/>
        </w:rPr>
        <w:t xml:space="preserve">support </w:t>
      </w:r>
      <w:r>
        <w:rPr>
          <w:rFonts w:ascii="Arial" w:hAnsi="Arial" w:cs="Arial"/>
          <w:noProof/>
        </w:rPr>
        <w:t xml:space="preserve">monochrome and color CMOS </w:t>
      </w:r>
      <w:r w:rsidR="0095721B">
        <w:rPr>
          <w:rFonts w:ascii="Arial" w:hAnsi="Arial" w:cs="Arial"/>
          <w:noProof/>
        </w:rPr>
        <w:t xml:space="preserve">image </w:t>
      </w:r>
      <w:r>
        <w:rPr>
          <w:rFonts w:ascii="Arial" w:hAnsi="Arial" w:cs="Arial"/>
          <w:noProof/>
        </w:rPr>
        <w:t xml:space="preserve">sensors. It needs a range of I/Os </w:t>
      </w:r>
      <w:r w:rsidR="0095721B">
        <w:rPr>
          <w:rFonts w:ascii="Arial" w:hAnsi="Arial" w:cs="Arial"/>
          <w:noProof/>
        </w:rPr>
        <w:t xml:space="preserve">through </w:t>
      </w:r>
      <w:r>
        <w:rPr>
          <w:rFonts w:ascii="Arial" w:hAnsi="Arial" w:cs="Arial"/>
          <w:noProof/>
        </w:rPr>
        <w:t>industrial</w:t>
      </w:r>
      <w:r w:rsidR="0095721B">
        <w:rPr>
          <w:rFonts w:ascii="Arial" w:hAnsi="Arial" w:cs="Arial"/>
          <w:noProof/>
        </w:rPr>
        <w:t>-grade</w:t>
      </w:r>
      <w:r>
        <w:rPr>
          <w:rFonts w:ascii="Arial" w:hAnsi="Arial" w:cs="Arial"/>
          <w:noProof/>
        </w:rPr>
        <w:t xml:space="preserve"> connectors. The housing has to be IP67. </w:t>
      </w:r>
      <w:r w:rsidR="00AE7ED8" w:rsidRPr="009A5EAD">
        <w:rPr>
          <w:rFonts w:ascii="Arial" w:hAnsi="Arial" w:cs="Arial"/>
        </w:rPr>
        <w:t xml:space="preserve"> </w:t>
      </w:r>
    </w:p>
    <w:p w14:paraId="5B36B642" w14:textId="77777777" w:rsidR="005866D0" w:rsidRPr="009A5EAD" w:rsidRDefault="008631FF" w:rsidP="00F36454">
      <w:pPr>
        <w:pStyle w:val="Heading2"/>
        <w:numPr>
          <w:ilvl w:val="0"/>
          <w:numId w:val="0"/>
        </w:numPr>
        <w:jc w:val="both"/>
        <w:rPr>
          <w:rFonts w:ascii="Arial" w:hAnsi="Arial" w:cs="Arial"/>
          <w:lang w:val="en-US"/>
        </w:rPr>
      </w:pPr>
      <w:bookmarkStart w:id="28" w:name="_Toc329602595"/>
      <w:bookmarkStart w:id="29" w:name="_Toc329604012"/>
      <w:bookmarkStart w:id="30" w:name="_Toc329604172"/>
      <w:r w:rsidRPr="009A5EAD">
        <w:rPr>
          <w:rFonts w:ascii="Arial" w:hAnsi="Arial" w:cs="Arial"/>
          <w:lang w:val="en-US"/>
        </w:rPr>
        <w:t>5.1</w:t>
      </w:r>
      <w:r w:rsidR="005866D0" w:rsidRPr="009A5EAD">
        <w:rPr>
          <w:rFonts w:ascii="Arial" w:hAnsi="Arial" w:cs="Arial"/>
          <w:lang w:val="en-US"/>
        </w:rPr>
        <w:t xml:space="preserve"> Required Features</w:t>
      </w:r>
      <w:bookmarkEnd w:id="28"/>
      <w:bookmarkEnd w:id="29"/>
      <w:bookmarkEnd w:id="30"/>
    </w:p>
    <w:p w14:paraId="5CFADDD6" w14:textId="77777777" w:rsidR="002612E5" w:rsidRDefault="002612E5" w:rsidP="002612E5">
      <w:pPr>
        <w:pStyle w:val="Body1"/>
        <w:ind w:left="426"/>
        <w:jc w:val="both"/>
        <w:rPr>
          <w:rFonts w:ascii="Arial" w:hAnsi="Arial" w:cs="Arial"/>
          <w:noProof/>
        </w:rPr>
      </w:pPr>
      <w:r>
        <w:rPr>
          <w:rFonts w:ascii="Arial" w:hAnsi="Arial" w:cs="Arial"/>
          <w:noProof/>
        </w:rPr>
        <w:t xml:space="preserve">The Iris </w:t>
      </w:r>
      <w:r w:rsidR="002E4722">
        <w:rPr>
          <w:rFonts w:ascii="Arial" w:hAnsi="Arial" w:cs="Arial"/>
          <w:noProof/>
        </w:rPr>
        <w:t>4</w:t>
      </w:r>
      <w:r w:rsidR="0095721B">
        <w:rPr>
          <w:rFonts w:ascii="Arial" w:hAnsi="Arial" w:cs="Arial"/>
          <w:noProof/>
        </w:rPr>
        <w:t xml:space="preserve"> </w:t>
      </w:r>
      <w:r>
        <w:rPr>
          <w:rFonts w:ascii="Arial" w:hAnsi="Arial" w:cs="Arial"/>
          <w:noProof/>
        </w:rPr>
        <w:t>must</w:t>
      </w:r>
    </w:p>
    <w:p w14:paraId="1F1D4F1C"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be fanless</w:t>
      </w:r>
    </w:p>
    <w:p w14:paraId="42709C05" w14:textId="00E4DA25" w:rsidR="002612E5" w:rsidRDefault="006F2159" w:rsidP="002D5C0A">
      <w:pPr>
        <w:pStyle w:val="Body1"/>
        <w:numPr>
          <w:ilvl w:val="0"/>
          <w:numId w:val="29"/>
        </w:numPr>
        <w:ind w:left="851"/>
        <w:jc w:val="both"/>
        <w:rPr>
          <w:rFonts w:ascii="Arial" w:hAnsi="Arial" w:cs="Arial"/>
          <w:noProof/>
        </w:rPr>
      </w:pPr>
      <w:r>
        <w:rPr>
          <w:rFonts w:ascii="Arial" w:hAnsi="Arial" w:cs="Arial"/>
          <w:noProof/>
        </w:rPr>
        <w:t xml:space="preserve">have the same dimensions  and mounting points as the current </w:t>
      </w:r>
      <w:r w:rsidR="002612E5">
        <w:rPr>
          <w:rFonts w:ascii="Arial" w:hAnsi="Arial" w:cs="Arial"/>
          <w:noProof/>
        </w:rPr>
        <w:t>Iris GT</w:t>
      </w:r>
      <w:r w:rsidR="009022A3">
        <w:rPr>
          <w:rFonts w:ascii="Arial" w:hAnsi="Arial" w:cs="Arial"/>
          <w:noProof/>
        </w:rPr>
        <w:t>R</w:t>
      </w:r>
    </w:p>
    <w:p w14:paraId="751E4427" w14:textId="69C3507D" w:rsidR="002612E5" w:rsidRDefault="00427AA0" w:rsidP="002D5C0A">
      <w:pPr>
        <w:pStyle w:val="Body1"/>
        <w:numPr>
          <w:ilvl w:val="0"/>
          <w:numId w:val="29"/>
        </w:numPr>
        <w:ind w:left="851"/>
        <w:jc w:val="both"/>
        <w:rPr>
          <w:rFonts w:ascii="Arial" w:hAnsi="Arial" w:cs="Arial"/>
          <w:noProof/>
        </w:rPr>
      </w:pPr>
      <w:r>
        <w:rPr>
          <w:rFonts w:ascii="Arial" w:hAnsi="Arial" w:cs="Arial"/>
          <w:noProof/>
        </w:rPr>
        <w:lastRenderedPageBreak/>
        <w:t xml:space="preserve">use </w:t>
      </w:r>
      <w:r w:rsidR="00F53E13">
        <w:rPr>
          <w:rFonts w:ascii="Arial" w:hAnsi="Arial" w:cs="Arial"/>
          <w:noProof/>
        </w:rPr>
        <w:t xml:space="preserve">Intel Elkhart Lake </w:t>
      </w:r>
      <w:commentRangeStart w:id="31"/>
      <w:r w:rsidR="00F53E13">
        <w:rPr>
          <w:rFonts w:ascii="Arial" w:hAnsi="Arial" w:cs="Arial"/>
          <w:noProof/>
        </w:rPr>
        <w:t>SKU 5</w:t>
      </w:r>
      <w:commentRangeEnd w:id="31"/>
      <w:r w:rsidR="00584ADD">
        <w:rPr>
          <w:rStyle w:val="CommentReference"/>
          <w:lang w:val="fr-CA"/>
        </w:rPr>
        <w:commentReference w:id="31"/>
      </w:r>
      <w:r w:rsidR="00F53E13">
        <w:rPr>
          <w:rFonts w:ascii="Arial" w:hAnsi="Arial" w:cs="Arial"/>
          <w:noProof/>
        </w:rPr>
        <w:t xml:space="preserve"> </w:t>
      </w:r>
      <w:r>
        <w:rPr>
          <w:rFonts w:ascii="Arial" w:hAnsi="Arial" w:cs="Arial"/>
          <w:noProof/>
        </w:rPr>
        <w:t>CPU</w:t>
      </w:r>
    </w:p>
    <w:p w14:paraId="2529924B" w14:textId="77777777" w:rsidR="009022A3" w:rsidRDefault="009022A3" w:rsidP="002D5C0A">
      <w:pPr>
        <w:pStyle w:val="Body1"/>
        <w:numPr>
          <w:ilvl w:val="0"/>
          <w:numId w:val="29"/>
        </w:numPr>
        <w:ind w:left="851"/>
        <w:jc w:val="both"/>
        <w:rPr>
          <w:rFonts w:ascii="Arial" w:hAnsi="Arial" w:cs="Arial"/>
          <w:noProof/>
        </w:rPr>
      </w:pPr>
      <w:r>
        <w:rPr>
          <w:rFonts w:ascii="Arial" w:hAnsi="Arial" w:cs="Arial"/>
          <w:noProof/>
        </w:rPr>
        <w:t xml:space="preserve">perform at least </w:t>
      </w:r>
      <w:commentRangeStart w:id="32"/>
      <w:r w:rsidR="00E346A5">
        <w:rPr>
          <w:rFonts w:ascii="Arial" w:hAnsi="Arial" w:cs="Arial"/>
          <w:noProof/>
        </w:rPr>
        <w:t>5</w:t>
      </w:r>
      <w:r>
        <w:rPr>
          <w:rFonts w:ascii="Arial" w:hAnsi="Arial" w:cs="Arial"/>
          <w:noProof/>
        </w:rPr>
        <w:t xml:space="preserve">0% faster </w:t>
      </w:r>
      <w:commentRangeEnd w:id="32"/>
      <w:r w:rsidR="004B7EA5">
        <w:rPr>
          <w:rStyle w:val="CommentReference"/>
          <w:lang w:val="fr-CA"/>
        </w:rPr>
        <w:commentReference w:id="32"/>
      </w:r>
      <w:r>
        <w:rPr>
          <w:rFonts w:ascii="Arial" w:hAnsi="Arial" w:cs="Arial"/>
          <w:noProof/>
        </w:rPr>
        <w:t>than current Iris GTR</w:t>
      </w:r>
    </w:p>
    <w:p w14:paraId="46DE001E" w14:textId="6DA89773" w:rsidR="002612E5" w:rsidRDefault="002612E5" w:rsidP="002D5C0A">
      <w:pPr>
        <w:pStyle w:val="Body1"/>
        <w:numPr>
          <w:ilvl w:val="0"/>
          <w:numId w:val="29"/>
        </w:numPr>
        <w:ind w:left="851"/>
        <w:jc w:val="both"/>
        <w:rPr>
          <w:rFonts w:ascii="Arial" w:hAnsi="Arial" w:cs="Arial"/>
          <w:noProof/>
        </w:rPr>
      </w:pPr>
      <w:r>
        <w:rPr>
          <w:rFonts w:ascii="Arial" w:hAnsi="Arial" w:cs="Arial"/>
          <w:noProof/>
        </w:rPr>
        <w:t>have an IP67</w:t>
      </w:r>
      <w:r w:rsidR="006F2159">
        <w:rPr>
          <w:rFonts w:ascii="Arial" w:hAnsi="Arial" w:cs="Arial"/>
          <w:noProof/>
        </w:rPr>
        <w:t xml:space="preserve">-rated </w:t>
      </w:r>
      <w:r>
        <w:rPr>
          <w:rFonts w:ascii="Arial" w:hAnsi="Arial" w:cs="Arial"/>
          <w:noProof/>
        </w:rPr>
        <w:t>enclosure</w:t>
      </w:r>
    </w:p>
    <w:p w14:paraId="4DB75391"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be </w:t>
      </w:r>
      <w:r w:rsidR="00F05159">
        <w:rPr>
          <w:rFonts w:ascii="Arial" w:hAnsi="Arial" w:cs="Arial"/>
          <w:noProof/>
        </w:rPr>
        <w:t>powered by a 24V DC source (±</w:t>
      </w:r>
      <w:r w:rsidR="00041C04">
        <w:rPr>
          <w:rFonts w:ascii="Arial" w:hAnsi="Arial" w:cs="Arial"/>
          <w:noProof/>
        </w:rPr>
        <w:t xml:space="preserve">10% </w:t>
      </w:r>
      <w:r>
        <w:rPr>
          <w:rFonts w:ascii="Arial" w:hAnsi="Arial" w:cs="Arial"/>
          <w:noProof/>
        </w:rPr>
        <w:t>tolerance)</w:t>
      </w:r>
    </w:p>
    <w:p w14:paraId="0D0DC542" w14:textId="77C716E7" w:rsidR="0095721B" w:rsidRDefault="006F2159" w:rsidP="002D5C0A">
      <w:pPr>
        <w:pStyle w:val="Body1"/>
        <w:numPr>
          <w:ilvl w:val="0"/>
          <w:numId w:val="29"/>
        </w:numPr>
        <w:ind w:left="851"/>
        <w:jc w:val="both"/>
        <w:rPr>
          <w:rFonts w:ascii="Arial" w:hAnsi="Arial" w:cs="Arial"/>
          <w:noProof/>
        </w:rPr>
      </w:pPr>
      <w:r>
        <w:rPr>
          <w:rFonts w:ascii="Arial" w:hAnsi="Arial" w:cs="Arial"/>
          <w:noProof/>
        </w:rPr>
        <w:t xml:space="preserve">support </w:t>
      </w:r>
      <w:r w:rsidR="0095721B">
        <w:rPr>
          <w:rFonts w:ascii="Arial" w:hAnsi="Arial" w:cs="Arial"/>
          <w:noProof/>
        </w:rPr>
        <w:t>a family of CMOS sensor options</w:t>
      </w:r>
    </w:p>
    <w:p w14:paraId="645537D0" w14:textId="77777777" w:rsidR="0095721B" w:rsidRDefault="0095721B" w:rsidP="002D5C0A">
      <w:pPr>
        <w:pStyle w:val="Body1"/>
        <w:numPr>
          <w:ilvl w:val="1"/>
          <w:numId w:val="29"/>
        </w:numPr>
        <w:ind w:left="1276"/>
        <w:jc w:val="both"/>
        <w:rPr>
          <w:rFonts w:ascii="Arial" w:hAnsi="Arial" w:cs="Arial"/>
          <w:noProof/>
        </w:rPr>
      </w:pPr>
      <w:r>
        <w:rPr>
          <w:rFonts w:ascii="Arial" w:hAnsi="Arial" w:cs="Arial"/>
          <w:noProof/>
        </w:rPr>
        <w:t>both monochrome and color</w:t>
      </w:r>
    </w:p>
    <w:p w14:paraId="344B014D" w14:textId="77777777" w:rsidR="0095721B" w:rsidRDefault="0095721B" w:rsidP="002D5C0A">
      <w:pPr>
        <w:pStyle w:val="Body1"/>
        <w:numPr>
          <w:ilvl w:val="1"/>
          <w:numId w:val="29"/>
        </w:numPr>
        <w:ind w:left="1276"/>
        <w:jc w:val="both"/>
        <w:rPr>
          <w:rFonts w:ascii="Arial" w:hAnsi="Arial" w:cs="Arial"/>
          <w:noProof/>
        </w:rPr>
      </w:pPr>
      <w:r>
        <w:rPr>
          <w:rFonts w:ascii="Arial" w:hAnsi="Arial" w:cs="Arial"/>
          <w:noProof/>
        </w:rPr>
        <w:t>with a global shutter</w:t>
      </w:r>
    </w:p>
    <w:p w14:paraId="3C7DBF8A" w14:textId="7B213CDF" w:rsidR="0095721B" w:rsidRPr="0095721B" w:rsidRDefault="004325E1" w:rsidP="002D5C0A">
      <w:pPr>
        <w:pStyle w:val="Body1"/>
        <w:numPr>
          <w:ilvl w:val="1"/>
          <w:numId w:val="29"/>
        </w:numPr>
        <w:ind w:left="1276"/>
        <w:jc w:val="both"/>
        <w:rPr>
          <w:rFonts w:ascii="Arial" w:hAnsi="Arial" w:cs="Arial"/>
          <w:noProof/>
        </w:rPr>
      </w:pPr>
      <w:r>
        <w:rPr>
          <w:rFonts w:ascii="Arial" w:hAnsi="Arial" w:cs="Arial"/>
          <w:noProof/>
        </w:rPr>
        <w:t>1.</w:t>
      </w:r>
      <w:r w:rsidR="00BC6690">
        <w:rPr>
          <w:rFonts w:ascii="Arial" w:hAnsi="Arial" w:cs="Arial"/>
          <w:noProof/>
        </w:rPr>
        <w:t>3</w:t>
      </w:r>
      <w:r>
        <w:rPr>
          <w:rFonts w:ascii="Arial" w:hAnsi="Arial" w:cs="Arial"/>
          <w:noProof/>
        </w:rPr>
        <w:t xml:space="preserve"> </w:t>
      </w:r>
      <w:r w:rsidR="009022A3">
        <w:rPr>
          <w:rFonts w:ascii="Arial" w:hAnsi="Arial" w:cs="Arial"/>
          <w:noProof/>
        </w:rPr>
        <w:t>to</w:t>
      </w:r>
      <w:r>
        <w:rPr>
          <w:rFonts w:ascii="Arial" w:hAnsi="Arial" w:cs="Arial"/>
          <w:noProof/>
        </w:rPr>
        <w:t xml:space="preserve"> </w:t>
      </w:r>
      <w:r w:rsidR="009022A3">
        <w:rPr>
          <w:rFonts w:ascii="Arial" w:hAnsi="Arial" w:cs="Arial"/>
          <w:noProof/>
        </w:rPr>
        <w:t>16</w:t>
      </w:r>
      <w:r>
        <w:rPr>
          <w:rFonts w:ascii="Arial" w:hAnsi="Arial" w:cs="Arial"/>
          <w:noProof/>
        </w:rPr>
        <w:t xml:space="preserve"> M</w:t>
      </w:r>
      <w:r w:rsidR="006F2159">
        <w:rPr>
          <w:rFonts w:ascii="Arial" w:hAnsi="Arial" w:cs="Arial"/>
          <w:noProof/>
        </w:rPr>
        <w:t>pixels</w:t>
      </w:r>
      <w:r w:rsidR="00FD5FF3">
        <w:rPr>
          <w:rFonts w:ascii="Arial" w:hAnsi="Arial" w:cs="Arial"/>
          <w:noProof/>
        </w:rPr>
        <w:t xml:space="preserve"> resolution</w:t>
      </w:r>
    </w:p>
    <w:p w14:paraId="3F29DF6F" w14:textId="7B0F81B8"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have </w:t>
      </w:r>
      <w:r w:rsidR="00C474CE">
        <w:rPr>
          <w:rFonts w:ascii="Arial" w:hAnsi="Arial" w:cs="Arial"/>
          <w:noProof/>
        </w:rPr>
        <w:t xml:space="preserve">hardware-assisted </w:t>
      </w:r>
      <w:r>
        <w:rPr>
          <w:rFonts w:ascii="Arial" w:hAnsi="Arial" w:cs="Arial"/>
          <w:noProof/>
        </w:rPr>
        <w:t xml:space="preserve">Bayer </w:t>
      </w:r>
      <w:r w:rsidR="00C474CE">
        <w:rPr>
          <w:rFonts w:ascii="Arial" w:hAnsi="Arial" w:cs="Arial"/>
          <w:noProof/>
        </w:rPr>
        <w:t xml:space="preserve">color interpolation </w:t>
      </w:r>
      <w:r w:rsidR="000143D5">
        <w:rPr>
          <w:rFonts w:ascii="Arial" w:hAnsi="Arial" w:cs="Arial"/>
          <w:noProof/>
        </w:rPr>
        <w:t xml:space="preserve">(M_ADAPTIVE, M_ADAPTIVE_FAST and/or M_AVERAGE_2x2) </w:t>
      </w:r>
      <w:r w:rsidR="00C474CE">
        <w:rPr>
          <w:rFonts w:ascii="Arial" w:hAnsi="Arial" w:cs="Arial"/>
          <w:noProof/>
        </w:rPr>
        <w:t xml:space="preserve">compatible with MIL  and DA </w:t>
      </w:r>
    </w:p>
    <w:p w14:paraId="446D780C"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support </w:t>
      </w:r>
      <w:r w:rsidR="00E27948">
        <w:rPr>
          <w:rFonts w:ascii="Arial" w:hAnsi="Arial" w:cs="Arial"/>
          <w:noProof/>
        </w:rPr>
        <w:t xml:space="preserve">at least </w:t>
      </w:r>
      <w:r>
        <w:rPr>
          <w:rFonts w:ascii="Arial" w:hAnsi="Arial" w:cs="Arial"/>
          <w:noProof/>
        </w:rPr>
        <w:t>4GB of memory</w:t>
      </w:r>
    </w:p>
    <w:p w14:paraId="36A32C37" w14:textId="77777777" w:rsidR="002612E5" w:rsidRDefault="004325E1" w:rsidP="002D5C0A">
      <w:pPr>
        <w:pStyle w:val="Body1"/>
        <w:numPr>
          <w:ilvl w:val="0"/>
          <w:numId w:val="29"/>
        </w:numPr>
        <w:ind w:left="851"/>
        <w:jc w:val="both"/>
        <w:rPr>
          <w:rFonts w:ascii="Arial" w:hAnsi="Arial" w:cs="Arial"/>
          <w:noProof/>
        </w:rPr>
      </w:pPr>
      <w:r>
        <w:rPr>
          <w:rFonts w:ascii="Arial" w:hAnsi="Arial" w:cs="Arial"/>
          <w:noProof/>
        </w:rPr>
        <w:t xml:space="preserve">have at least </w:t>
      </w:r>
      <w:r w:rsidR="009022A3">
        <w:rPr>
          <w:rFonts w:ascii="Arial" w:hAnsi="Arial" w:cs="Arial"/>
          <w:noProof/>
        </w:rPr>
        <w:t xml:space="preserve">32 </w:t>
      </w:r>
      <w:r w:rsidR="002612E5">
        <w:rPr>
          <w:rFonts w:ascii="Arial" w:hAnsi="Arial" w:cs="Arial"/>
          <w:noProof/>
        </w:rPr>
        <w:t xml:space="preserve">GB of </w:t>
      </w:r>
      <w:r w:rsidR="00C474CE">
        <w:rPr>
          <w:rFonts w:ascii="Arial" w:hAnsi="Arial" w:cs="Arial"/>
          <w:noProof/>
        </w:rPr>
        <w:t xml:space="preserve">persistent </w:t>
      </w:r>
      <w:r w:rsidR="002612E5">
        <w:rPr>
          <w:rFonts w:ascii="Arial" w:hAnsi="Arial" w:cs="Arial"/>
          <w:noProof/>
        </w:rPr>
        <w:t>storage</w:t>
      </w:r>
    </w:p>
    <w:p w14:paraId="2CE41B3D"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use </w:t>
      </w:r>
      <w:r w:rsidR="00E27948">
        <w:rPr>
          <w:rFonts w:ascii="Arial" w:hAnsi="Arial" w:cs="Arial"/>
          <w:noProof/>
        </w:rPr>
        <w:t xml:space="preserve">the same </w:t>
      </w:r>
      <w:r>
        <w:rPr>
          <w:rFonts w:ascii="Arial" w:hAnsi="Arial" w:cs="Arial"/>
          <w:noProof/>
        </w:rPr>
        <w:t>M12 connectors</w:t>
      </w:r>
      <w:r w:rsidR="00E27948">
        <w:rPr>
          <w:rFonts w:ascii="Arial" w:hAnsi="Arial" w:cs="Arial"/>
          <w:noProof/>
        </w:rPr>
        <w:t xml:space="preserve"> as </w:t>
      </w:r>
      <w:r w:rsidR="006F2159">
        <w:rPr>
          <w:rFonts w:ascii="Arial" w:hAnsi="Arial" w:cs="Arial"/>
          <w:noProof/>
        </w:rPr>
        <w:t xml:space="preserve">the current </w:t>
      </w:r>
      <w:r w:rsidR="00E27948">
        <w:rPr>
          <w:rFonts w:ascii="Arial" w:hAnsi="Arial" w:cs="Arial"/>
          <w:noProof/>
        </w:rPr>
        <w:t>Iris GTR</w:t>
      </w:r>
    </w:p>
    <w:p w14:paraId="45F5C428" w14:textId="22C180B4"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have one (1) Gigabit Ethernet port </w:t>
      </w:r>
    </w:p>
    <w:p w14:paraId="007319F0"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 xml:space="preserve">have one (1) </w:t>
      </w:r>
      <w:r w:rsidR="004325E1">
        <w:rPr>
          <w:rFonts w:ascii="Arial" w:hAnsi="Arial" w:cs="Arial"/>
          <w:noProof/>
        </w:rPr>
        <w:t>VGA</w:t>
      </w:r>
      <w:r w:rsidR="00950180">
        <w:rPr>
          <w:rFonts w:ascii="Arial" w:hAnsi="Arial" w:cs="Arial"/>
          <w:noProof/>
        </w:rPr>
        <w:t xml:space="preserve"> output</w:t>
      </w:r>
    </w:p>
    <w:p w14:paraId="5AB6B2C6" w14:textId="77777777" w:rsidR="002612E5" w:rsidRDefault="002612E5" w:rsidP="002D5C0A">
      <w:pPr>
        <w:pStyle w:val="Body1"/>
        <w:numPr>
          <w:ilvl w:val="0"/>
          <w:numId w:val="29"/>
        </w:numPr>
        <w:ind w:left="851"/>
        <w:jc w:val="both"/>
        <w:rPr>
          <w:rFonts w:ascii="Arial" w:hAnsi="Arial" w:cs="Arial"/>
          <w:noProof/>
        </w:rPr>
      </w:pPr>
      <w:r>
        <w:rPr>
          <w:rFonts w:ascii="Arial" w:hAnsi="Arial" w:cs="Arial"/>
          <w:noProof/>
        </w:rPr>
        <w:t>have one (1) USB</w:t>
      </w:r>
      <w:r w:rsidR="00DB3F7F">
        <w:rPr>
          <w:rFonts w:ascii="Arial" w:hAnsi="Arial" w:cs="Arial"/>
          <w:noProof/>
        </w:rPr>
        <w:t xml:space="preserve"> </w:t>
      </w:r>
      <w:r>
        <w:rPr>
          <w:rFonts w:ascii="Arial" w:hAnsi="Arial" w:cs="Arial"/>
          <w:noProof/>
        </w:rPr>
        <w:t>2.0 port</w:t>
      </w:r>
    </w:p>
    <w:p w14:paraId="2DF544AD" w14:textId="77777777" w:rsidR="00DB3F7F" w:rsidRDefault="002612E5" w:rsidP="002D5C0A">
      <w:pPr>
        <w:pStyle w:val="Body1"/>
        <w:numPr>
          <w:ilvl w:val="0"/>
          <w:numId w:val="29"/>
        </w:numPr>
        <w:ind w:left="851"/>
        <w:jc w:val="both"/>
        <w:rPr>
          <w:rFonts w:ascii="Arial" w:hAnsi="Arial" w:cs="Arial"/>
          <w:noProof/>
        </w:rPr>
      </w:pPr>
      <w:commentRangeStart w:id="33"/>
      <w:r>
        <w:rPr>
          <w:rFonts w:ascii="Arial" w:hAnsi="Arial" w:cs="Arial"/>
          <w:noProof/>
        </w:rPr>
        <w:t xml:space="preserve">have </w:t>
      </w:r>
      <w:r w:rsidR="00DB3F7F">
        <w:rPr>
          <w:rFonts w:ascii="Arial" w:hAnsi="Arial" w:cs="Arial"/>
          <w:noProof/>
        </w:rPr>
        <w:t xml:space="preserve">real-time </w:t>
      </w:r>
      <w:r>
        <w:rPr>
          <w:rFonts w:ascii="Arial" w:hAnsi="Arial" w:cs="Arial"/>
          <w:noProof/>
        </w:rPr>
        <w:t>GPIOs</w:t>
      </w:r>
      <w:commentRangeEnd w:id="33"/>
      <w:r w:rsidR="004B7EA5">
        <w:rPr>
          <w:rStyle w:val="CommentReference"/>
          <w:lang w:val="fr-CA"/>
        </w:rPr>
        <w:commentReference w:id="33"/>
      </w:r>
    </w:p>
    <w:p w14:paraId="3558719F" w14:textId="77777777" w:rsidR="00C861EC" w:rsidRDefault="00F94147">
      <w:pPr>
        <w:pStyle w:val="Body1"/>
        <w:numPr>
          <w:ilvl w:val="1"/>
          <w:numId w:val="29"/>
        </w:numPr>
        <w:ind w:left="1276"/>
        <w:jc w:val="both"/>
        <w:rPr>
          <w:rFonts w:ascii="Arial" w:hAnsi="Arial" w:cs="Arial"/>
          <w:noProof/>
        </w:rPr>
      </w:pPr>
      <w:commentRangeStart w:id="34"/>
      <w:r>
        <w:rPr>
          <w:rFonts w:ascii="Arial" w:hAnsi="Arial" w:cs="Arial"/>
          <w:noProof/>
        </w:rPr>
        <w:t>3</w:t>
      </w:r>
      <w:r w:rsidR="00DB3F7F">
        <w:rPr>
          <w:rFonts w:ascii="Arial" w:hAnsi="Arial" w:cs="Arial"/>
          <w:noProof/>
        </w:rPr>
        <w:t xml:space="preserve"> inputs </w:t>
      </w:r>
      <w:commentRangeEnd w:id="34"/>
      <w:r w:rsidR="00100C7E">
        <w:rPr>
          <w:rStyle w:val="CommentReference"/>
          <w:lang w:val="fr-CA"/>
        </w:rPr>
        <w:commentReference w:id="34"/>
      </w:r>
      <w:r w:rsidR="00DB3F7F">
        <w:rPr>
          <w:rFonts w:ascii="Arial" w:hAnsi="Arial" w:cs="Arial"/>
          <w:noProof/>
        </w:rPr>
        <w:t xml:space="preserve">and </w:t>
      </w:r>
      <w:r>
        <w:rPr>
          <w:rFonts w:ascii="Arial" w:hAnsi="Arial" w:cs="Arial"/>
          <w:noProof/>
        </w:rPr>
        <w:t>3</w:t>
      </w:r>
      <w:r w:rsidR="00DB3F7F">
        <w:rPr>
          <w:rFonts w:ascii="Arial" w:hAnsi="Arial" w:cs="Arial"/>
          <w:noProof/>
        </w:rPr>
        <w:t xml:space="preserve"> outputs</w:t>
      </w:r>
    </w:p>
    <w:p w14:paraId="1D0BB343" w14:textId="77777777" w:rsidR="00C861EC" w:rsidRDefault="00DB3F7F">
      <w:pPr>
        <w:pStyle w:val="Body1"/>
        <w:numPr>
          <w:ilvl w:val="1"/>
          <w:numId w:val="29"/>
        </w:numPr>
        <w:ind w:left="1276"/>
        <w:jc w:val="both"/>
        <w:rPr>
          <w:rFonts w:ascii="Arial" w:hAnsi="Arial" w:cs="Arial"/>
          <w:noProof/>
        </w:rPr>
      </w:pPr>
      <w:commentRangeStart w:id="35"/>
      <w:r>
        <w:rPr>
          <w:rFonts w:ascii="Arial" w:hAnsi="Arial" w:cs="Arial"/>
          <w:noProof/>
        </w:rPr>
        <w:t>separate dedic</w:t>
      </w:r>
      <w:r w:rsidR="00427AA0">
        <w:rPr>
          <w:rFonts w:ascii="Arial" w:hAnsi="Arial" w:cs="Arial"/>
          <w:noProof/>
        </w:rPr>
        <w:t>a</w:t>
      </w:r>
      <w:r>
        <w:rPr>
          <w:rFonts w:ascii="Arial" w:hAnsi="Arial" w:cs="Arial"/>
          <w:noProof/>
        </w:rPr>
        <w:t xml:space="preserve">ted </w:t>
      </w:r>
      <w:r w:rsidR="00BB4C20">
        <w:rPr>
          <w:rFonts w:ascii="Arial" w:hAnsi="Arial" w:cs="Arial"/>
          <w:noProof/>
        </w:rPr>
        <w:t xml:space="preserve">optocoupled </w:t>
      </w:r>
      <w:r>
        <w:rPr>
          <w:rFonts w:ascii="Arial" w:hAnsi="Arial" w:cs="Arial"/>
          <w:noProof/>
        </w:rPr>
        <w:t>trigger input</w:t>
      </w:r>
      <w:commentRangeEnd w:id="35"/>
      <w:r w:rsidR="004B7EA5">
        <w:rPr>
          <w:rStyle w:val="CommentReference"/>
          <w:lang w:val="fr-CA"/>
        </w:rPr>
        <w:commentReference w:id="35"/>
      </w:r>
    </w:p>
    <w:p w14:paraId="64E8C44A" w14:textId="77777777" w:rsidR="00F94147" w:rsidRDefault="00F94147">
      <w:pPr>
        <w:pStyle w:val="Body1"/>
        <w:numPr>
          <w:ilvl w:val="1"/>
          <w:numId w:val="29"/>
        </w:numPr>
        <w:ind w:left="1276"/>
        <w:jc w:val="both"/>
        <w:rPr>
          <w:rFonts w:ascii="Arial" w:hAnsi="Arial" w:cs="Arial"/>
          <w:noProof/>
        </w:rPr>
      </w:pPr>
      <w:r>
        <w:rPr>
          <w:rFonts w:ascii="Arial" w:hAnsi="Arial" w:cs="Arial"/>
          <w:noProof/>
        </w:rPr>
        <w:t>support for Strobe output</w:t>
      </w:r>
    </w:p>
    <w:p w14:paraId="50BF3881" w14:textId="3288A371" w:rsidR="00C861EC" w:rsidRDefault="00DB3F7F">
      <w:pPr>
        <w:pStyle w:val="Body1"/>
        <w:numPr>
          <w:ilvl w:val="1"/>
          <w:numId w:val="29"/>
        </w:numPr>
        <w:ind w:left="1276"/>
        <w:jc w:val="both"/>
        <w:rPr>
          <w:rFonts w:ascii="Arial" w:hAnsi="Arial" w:cs="Arial"/>
          <w:noProof/>
        </w:rPr>
      </w:pPr>
      <w:r>
        <w:rPr>
          <w:rFonts w:ascii="Arial" w:hAnsi="Arial" w:cs="Arial"/>
          <w:noProof/>
        </w:rPr>
        <w:t>s</w:t>
      </w:r>
      <w:r w:rsidR="000F2715">
        <w:rPr>
          <w:rFonts w:ascii="Arial" w:hAnsi="Arial" w:cs="Arial"/>
          <w:noProof/>
        </w:rPr>
        <w:t>imilar</w:t>
      </w:r>
      <w:r>
        <w:rPr>
          <w:rFonts w:ascii="Arial" w:hAnsi="Arial" w:cs="Arial"/>
          <w:noProof/>
        </w:rPr>
        <w:t xml:space="preserve"> design</w:t>
      </w:r>
      <w:r w:rsidR="000F2715">
        <w:rPr>
          <w:rFonts w:ascii="Arial" w:hAnsi="Arial" w:cs="Arial"/>
          <w:noProof/>
        </w:rPr>
        <w:t xml:space="preserve">/circuitry as Matrox 4Sight </w:t>
      </w:r>
      <w:r w:rsidR="00E4656A">
        <w:rPr>
          <w:rFonts w:ascii="Arial" w:hAnsi="Arial" w:cs="Arial"/>
          <w:noProof/>
        </w:rPr>
        <w:t>EV6</w:t>
      </w:r>
    </w:p>
    <w:p w14:paraId="52E77CBC" w14:textId="77777777" w:rsidR="00C861EC" w:rsidRDefault="00DB3F7F">
      <w:pPr>
        <w:pStyle w:val="Body1"/>
        <w:numPr>
          <w:ilvl w:val="1"/>
          <w:numId w:val="29"/>
        </w:numPr>
        <w:ind w:left="1276"/>
        <w:jc w:val="both"/>
        <w:rPr>
          <w:rFonts w:ascii="Arial" w:hAnsi="Arial" w:cs="Arial"/>
          <w:noProof/>
        </w:rPr>
      </w:pPr>
      <w:r>
        <w:rPr>
          <w:rFonts w:ascii="Arial" w:hAnsi="Arial" w:cs="Arial"/>
          <w:noProof/>
        </w:rPr>
        <w:t>support for rotary/shaft incremental/relative encoder</w:t>
      </w:r>
    </w:p>
    <w:p w14:paraId="15A92A44" w14:textId="77777777" w:rsidR="004325E1" w:rsidRDefault="00F94147">
      <w:pPr>
        <w:pStyle w:val="Body1"/>
        <w:numPr>
          <w:ilvl w:val="1"/>
          <w:numId w:val="29"/>
        </w:numPr>
        <w:ind w:left="1276"/>
        <w:jc w:val="both"/>
        <w:rPr>
          <w:rFonts w:ascii="Arial" w:hAnsi="Arial" w:cs="Arial"/>
          <w:noProof/>
        </w:rPr>
      </w:pPr>
      <w:r>
        <w:rPr>
          <w:rFonts w:ascii="Arial" w:hAnsi="Arial" w:cs="Arial"/>
          <w:noProof/>
        </w:rPr>
        <w:t>separate dedicated</w:t>
      </w:r>
      <w:r w:rsidR="004325E1">
        <w:rPr>
          <w:rFonts w:ascii="Arial" w:hAnsi="Arial" w:cs="Arial"/>
          <w:noProof/>
        </w:rPr>
        <w:t xml:space="preserve"> 0-10V LED </w:t>
      </w:r>
      <w:r w:rsidR="00C84936">
        <w:rPr>
          <w:rFonts w:ascii="Arial" w:hAnsi="Arial" w:cs="Arial"/>
          <w:noProof/>
        </w:rPr>
        <w:t xml:space="preserve">intensity </w:t>
      </w:r>
      <w:r w:rsidR="004325E1">
        <w:rPr>
          <w:rFonts w:ascii="Arial" w:hAnsi="Arial" w:cs="Arial"/>
          <w:noProof/>
        </w:rPr>
        <w:t>control signal</w:t>
      </w:r>
    </w:p>
    <w:p w14:paraId="15C730BF" w14:textId="3EF2F207" w:rsidR="004325E1" w:rsidRDefault="004325E1" w:rsidP="006E7069">
      <w:pPr>
        <w:pStyle w:val="Body1"/>
        <w:numPr>
          <w:ilvl w:val="0"/>
          <w:numId w:val="29"/>
        </w:numPr>
        <w:jc w:val="both"/>
        <w:rPr>
          <w:rFonts w:ascii="Arial" w:hAnsi="Arial" w:cs="Arial"/>
          <w:noProof/>
        </w:rPr>
      </w:pPr>
      <w:r>
        <w:rPr>
          <w:rFonts w:ascii="Arial" w:hAnsi="Arial" w:cs="Arial"/>
          <w:noProof/>
        </w:rPr>
        <w:t xml:space="preserve">have an interface for </w:t>
      </w:r>
      <w:r w:rsidR="00E33F41">
        <w:rPr>
          <w:rFonts w:ascii="Arial" w:hAnsi="Arial" w:cs="Arial"/>
          <w:noProof/>
        </w:rPr>
        <w:t xml:space="preserve">controlling </w:t>
      </w:r>
      <w:r w:rsidR="006E7069">
        <w:rPr>
          <w:rFonts w:ascii="Arial" w:hAnsi="Arial" w:cs="Arial"/>
          <w:noProof/>
        </w:rPr>
        <w:t xml:space="preserve">Corning </w:t>
      </w:r>
      <w:r>
        <w:rPr>
          <w:rFonts w:ascii="Arial" w:hAnsi="Arial" w:cs="Arial"/>
          <w:noProof/>
        </w:rPr>
        <w:t xml:space="preserve">Varioptic </w:t>
      </w:r>
      <w:r w:rsidR="006E7069">
        <w:rPr>
          <w:rFonts w:ascii="Arial" w:hAnsi="Arial" w:cs="Arial"/>
          <w:noProof/>
        </w:rPr>
        <w:t>C-series electronically-focus-</w:t>
      </w:r>
      <w:r w:rsidR="006E7069" w:rsidRPr="006E7069">
        <w:rPr>
          <w:rFonts w:ascii="Arial" w:hAnsi="Arial" w:cs="Arial"/>
          <w:noProof/>
        </w:rPr>
        <w:t>controllable</w:t>
      </w:r>
      <w:r w:rsidR="006E7069">
        <w:rPr>
          <w:rFonts w:ascii="Arial" w:hAnsi="Arial" w:cs="Arial"/>
          <w:noProof/>
        </w:rPr>
        <w:t xml:space="preserve"> </w:t>
      </w:r>
      <w:r>
        <w:rPr>
          <w:rFonts w:ascii="Arial" w:hAnsi="Arial" w:cs="Arial"/>
          <w:noProof/>
        </w:rPr>
        <w:t>lenses</w:t>
      </w:r>
      <w:r w:rsidR="006E7069">
        <w:rPr>
          <w:rFonts w:ascii="Arial" w:hAnsi="Arial" w:cs="Arial"/>
          <w:noProof/>
        </w:rPr>
        <w:t xml:space="preserve"> within the protective cap enclosure</w:t>
      </w:r>
    </w:p>
    <w:p w14:paraId="157BCF94" w14:textId="38829056" w:rsidR="002612E5" w:rsidRDefault="006E7069" w:rsidP="002D5C0A">
      <w:pPr>
        <w:pStyle w:val="Body1"/>
        <w:numPr>
          <w:ilvl w:val="0"/>
          <w:numId w:val="29"/>
        </w:numPr>
        <w:ind w:left="851"/>
        <w:jc w:val="both"/>
        <w:rPr>
          <w:rFonts w:ascii="Arial" w:hAnsi="Arial" w:cs="Arial"/>
          <w:noProof/>
        </w:rPr>
      </w:pPr>
      <w:r>
        <w:rPr>
          <w:rFonts w:ascii="Arial" w:hAnsi="Arial" w:cs="Arial"/>
          <w:noProof/>
        </w:rPr>
        <w:t xml:space="preserve">integrate support for </w:t>
      </w:r>
      <w:r w:rsidR="002612E5">
        <w:rPr>
          <w:rFonts w:ascii="Arial" w:hAnsi="Arial" w:cs="Arial"/>
          <w:noProof/>
        </w:rPr>
        <w:t>hardware</w:t>
      </w:r>
      <w:r w:rsidR="00DB3F7F">
        <w:rPr>
          <w:rFonts w:ascii="Arial" w:hAnsi="Arial" w:cs="Arial"/>
          <w:noProof/>
        </w:rPr>
        <w:t>-</w:t>
      </w:r>
      <w:r w:rsidR="002612E5">
        <w:rPr>
          <w:rFonts w:ascii="Arial" w:hAnsi="Arial" w:cs="Arial"/>
          <w:noProof/>
        </w:rPr>
        <w:t xml:space="preserve">assisted PROFINET </w:t>
      </w:r>
      <w:r w:rsidR="00DB3F7F">
        <w:rPr>
          <w:rFonts w:ascii="Arial" w:hAnsi="Arial" w:cs="Arial"/>
          <w:noProof/>
        </w:rPr>
        <w:t>communication</w:t>
      </w:r>
    </w:p>
    <w:p w14:paraId="49D71717" w14:textId="77777777" w:rsidR="002612E5" w:rsidRDefault="002612E5" w:rsidP="002D5C0A">
      <w:pPr>
        <w:pStyle w:val="Body1"/>
        <w:numPr>
          <w:ilvl w:val="0"/>
          <w:numId w:val="29"/>
        </w:numPr>
        <w:ind w:left="851"/>
        <w:jc w:val="both"/>
        <w:rPr>
          <w:rFonts w:ascii="Arial" w:hAnsi="Arial" w:cs="Arial"/>
          <w:noProof/>
        </w:rPr>
      </w:pPr>
      <w:commentRangeStart w:id="36"/>
      <w:r>
        <w:rPr>
          <w:rFonts w:ascii="Arial" w:hAnsi="Arial" w:cs="Arial"/>
          <w:noProof/>
        </w:rPr>
        <w:t>have an operating temperature range from 0 to 50 degrees Celcius</w:t>
      </w:r>
      <w:commentRangeEnd w:id="36"/>
      <w:r w:rsidR="00100C7E">
        <w:rPr>
          <w:rStyle w:val="CommentReference"/>
          <w:lang w:val="fr-CA"/>
        </w:rPr>
        <w:commentReference w:id="36"/>
      </w:r>
    </w:p>
    <w:p w14:paraId="5B9D9B48" w14:textId="76ACC2EC" w:rsidR="00140BD7" w:rsidRPr="00140BD7" w:rsidRDefault="006E7069" w:rsidP="00140BD7">
      <w:pPr>
        <w:pStyle w:val="Body1"/>
        <w:numPr>
          <w:ilvl w:val="0"/>
          <w:numId w:val="29"/>
        </w:numPr>
        <w:ind w:left="851"/>
        <w:jc w:val="both"/>
        <w:rPr>
          <w:rFonts w:ascii="Arial" w:hAnsi="Arial" w:cs="Arial"/>
          <w:noProof/>
        </w:rPr>
      </w:pPr>
      <w:r>
        <w:rPr>
          <w:rFonts w:ascii="Arial" w:hAnsi="Arial" w:cs="Arial"/>
          <w:noProof/>
        </w:rPr>
        <w:t xml:space="preserve">act as a MIL license fingerprint and </w:t>
      </w:r>
      <w:r w:rsidR="002612E5">
        <w:rPr>
          <w:rFonts w:ascii="Arial" w:hAnsi="Arial" w:cs="Arial"/>
          <w:noProof/>
        </w:rPr>
        <w:t>be able to store a MIL</w:t>
      </w:r>
      <w:r w:rsidR="002D5C0A">
        <w:rPr>
          <w:rFonts w:ascii="Arial" w:hAnsi="Arial" w:cs="Arial"/>
          <w:noProof/>
        </w:rPr>
        <w:t xml:space="preserve"> </w:t>
      </w:r>
      <w:r w:rsidR="002612E5">
        <w:rPr>
          <w:rFonts w:ascii="Arial" w:hAnsi="Arial" w:cs="Arial"/>
          <w:noProof/>
        </w:rPr>
        <w:t>license key</w:t>
      </w:r>
    </w:p>
    <w:p w14:paraId="485AEF66" w14:textId="5CBEC31B" w:rsidR="002612E5" w:rsidRDefault="002612E5" w:rsidP="002D5C0A">
      <w:pPr>
        <w:pStyle w:val="Body1"/>
        <w:numPr>
          <w:ilvl w:val="0"/>
          <w:numId w:val="29"/>
        </w:numPr>
        <w:ind w:left="851"/>
        <w:jc w:val="both"/>
        <w:rPr>
          <w:rFonts w:ascii="Arial" w:hAnsi="Arial" w:cs="Arial"/>
          <w:noProof/>
        </w:rPr>
      </w:pPr>
      <w:commentRangeStart w:id="37"/>
      <w:commentRangeStart w:id="38"/>
      <w:r>
        <w:rPr>
          <w:rFonts w:ascii="Arial" w:hAnsi="Arial" w:cs="Arial"/>
          <w:noProof/>
        </w:rPr>
        <w:t xml:space="preserve">run </w:t>
      </w:r>
      <w:r w:rsidR="009022A3">
        <w:rPr>
          <w:rFonts w:ascii="Arial" w:hAnsi="Arial" w:cs="Arial"/>
          <w:noProof/>
        </w:rPr>
        <w:t>Linux</w:t>
      </w:r>
      <w:r w:rsidR="00F4671E">
        <w:rPr>
          <w:rFonts w:ascii="Arial" w:hAnsi="Arial" w:cs="Arial"/>
          <w:noProof/>
        </w:rPr>
        <w:t xml:space="preserve"> </w:t>
      </w:r>
      <w:commentRangeEnd w:id="37"/>
      <w:r w:rsidR="00100C7E">
        <w:rPr>
          <w:rStyle w:val="CommentReference"/>
          <w:lang w:val="fr-CA"/>
        </w:rPr>
        <w:commentReference w:id="37"/>
      </w:r>
      <w:commentRangeEnd w:id="38"/>
      <w:r w:rsidR="00405666">
        <w:rPr>
          <w:rStyle w:val="CommentReference"/>
          <w:lang w:val="fr-CA"/>
        </w:rPr>
        <w:commentReference w:id="38"/>
      </w:r>
    </w:p>
    <w:p w14:paraId="64B0BF56" w14:textId="40E1337D" w:rsidR="002612E5" w:rsidRDefault="00140BD7" w:rsidP="002D5C0A">
      <w:pPr>
        <w:pStyle w:val="Body1"/>
        <w:numPr>
          <w:ilvl w:val="0"/>
          <w:numId w:val="29"/>
        </w:numPr>
        <w:ind w:left="851"/>
        <w:jc w:val="both"/>
        <w:rPr>
          <w:rFonts w:ascii="Arial" w:hAnsi="Arial" w:cs="Arial"/>
          <w:noProof/>
        </w:rPr>
      </w:pPr>
      <w:r>
        <w:rPr>
          <w:rFonts w:ascii="Arial" w:hAnsi="Arial" w:cs="Arial"/>
          <w:noProof/>
        </w:rPr>
        <w:t xml:space="preserve">support </w:t>
      </w:r>
      <w:r w:rsidR="002612E5">
        <w:rPr>
          <w:rFonts w:ascii="Arial" w:hAnsi="Arial" w:cs="Arial"/>
          <w:noProof/>
        </w:rPr>
        <w:t>C-mount lenses</w:t>
      </w:r>
    </w:p>
    <w:p w14:paraId="6BA928D8" w14:textId="1A811E80" w:rsidR="007E7236" w:rsidRPr="009A5EAD" w:rsidRDefault="002612E5" w:rsidP="002D5C0A">
      <w:pPr>
        <w:pStyle w:val="Body1"/>
        <w:numPr>
          <w:ilvl w:val="0"/>
          <w:numId w:val="29"/>
        </w:numPr>
        <w:ind w:left="851"/>
        <w:jc w:val="both"/>
        <w:rPr>
          <w:rFonts w:ascii="Arial" w:hAnsi="Arial" w:cs="Arial"/>
        </w:rPr>
      </w:pPr>
      <w:r>
        <w:rPr>
          <w:rFonts w:ascii="Arial" w:hAnsi="Arial" w:cs="Arial"/>
          <w:noProof/>
        </w:rPr>
        <w:t xml:space="preserve">reuse the same </w:t>
      </w:r>
      <w:r w:rsidR="00140BD7">
        <w:rPr>
          <w:rFonts w:ascii="Arial" w:hAnsi="Arial" w:cs="Arial"/>
          <w:noProof/>
        </w:rPr>
        <w:t xml:space="preserve">lens protective cap </w:t>
      </w:r>
      <w:r>
        <w:rPr>
          <w:rFonts w:ascii="Arial" w:hAnsi="Arial" w:cs="Arial"/>
          <w:noProof/>
        </w:rPr>
        <w:t xml:space="preserve">as </w:t>
      </w:r>
      <w:r w:rsidR="002D5C0A">
        <w:rPr>
          <w:rFonts w:ascii="Arial" w:hAnsi="Arial" w:cs="Arial"/>
          <w:noProof/>
        </w:rPr>
        <w:t xml:space="preserve">the </w:t>
      </w:r>
      <w:r w:rsidR="00140BD7">
        <w:rPr>
          <w:rFonts w:ascii="Arial" w:hAnsi="Arial" w:cs="Arial"/>
          <w:noProof/>
        </w:rPr>
        <w:t xml:space="preserve">current </w:t>
      </w:r>
      <w:r>
        <w:rPr>
          <w:rFonts w:ascii="Arial" w:hAnsi="Arial" w:cs="Arial"/>
          <w:noProof/>
        </w:rPr>
        <w:t>Iris GT</w:t>
      </w:r>
      <w:r w:rsidR="009022A3">
        <w:rPr>
          <w:rFonts w:ascii="Arial" w:hAnsi="Arial" w:cs="Arial"/>
          <w:noProof/>
        </w:rPr>
        <w:t>R</w:t>
      </w:r>
    </w:p>
    <w:p w14:paraId="5390E82B" w14:textId="77777777" w:rsidR="005866D0" w:rsidRPr="009A5EAD" w:rsidRDefault="008631FF" w:rsidP="00F36454">
      <w:pPr>
        <w:pStyle w:val="Heading2"/>
        <w:numPr>
          <w:ilvl w:val="0"/>
          <w:numId w:val="0"/>
        </w:numPr>
        <w:jc w:val="both"/>
        <w:rPr>
          <w:rFonts w:ascii="Arial" w:hAnsi="Arial" w:cs="Arial"/>
          <w:lang w:val="en-US"/>
        </w:rPr>
      </w:pPr>
      <w:bookmarkStart w:id="39" w:name="_Toc329602596"/>
      <w:bookmarkStart w:id="40" w:name="_Toc329604013"/>
      <w:bookmarkStart w:id="41" w:name="_Toc329604173"/>
      <w:r w:rsidRPr="009A5EAD">
        <w:rPr>
          <w:rFonts w:ascii="Arial" w:hAnsi="Arial" w:cs="Arial"/>
          <w:lang w:val="en-US"/>
        </w:rPr>
        <w:t xml:space="preserve">5.2 </w:t>
      </w:r>
      <w:r w:rsidR="005866D0" w:rsidRPr="009A5EAD">
        <w:rPr>
          <w:rFonts w:ascii="Arial" w:hAnsi="Arial" w:cs="Arial"/>
          <w:lang w:val="en-US"/>
        </w:rPr>
        <w:t>Desired Features</w:t>
      </w:r>
      <w:bookmarkEnd w:id="39"/>
      <w:bookmarkEnd w:id="40"/>
      <w:bookmarkEnd w:id="41"/>
      <w:r w:rsidR="00352265" w:rsidRPr="009A5EAD">
        <w:rPr>
          <w:rFonts w:ascii="Arial" w:hAnsi="Arial" w:cs="Arial"/>
          <w:lang w:val="en-US"/>
        </w:rPr>
        <w:t xml:space="preserve"> </w:t>
      </w:r>
    </w:p>
    <w:p w14:paraId="46953F51" w14:textId="74753169" w:rsidR="00890747" w:rsidRPr="000143D5" w:rsidRDefault="002612E5" w:rsidP="000143D5">
      <w:pPr>
        <w:pStyle w:val="Body2"/>
        <w:ind w:left="131"/>
        <w:jc w:val="both"/>
        <w:rPr>
          <w:rFonts w:ascii="Arial" w:hAnsi="Arial" w:cs="Arial"/>
          <w:noProof/>
        </w:rPr>
      </w:pPr>
      <w:bookmarkStart w:id="42" w:name="_Toc329602597"/>
      <w:r>
        <w:rPr>
          <w:rFonts w:ascii="Arial" w:hAnsi="Arial" w:cs="Arial"/>
          <w:noProof/>
        </w:rPr>
        <w:t xml:space="preserve">The Iris </w:t>
      </w:r>
      <w:r w:rsidR="002E4722">
        <w:rPr>
          <w:rFonts w:ascii="Arial" w:hAnsi="Arial" w:cs="Arial"/>
          <w:noProof/>
        </w:rPr>
        <w:t>4</w:t>
      </w:r>
      <w:r w:rsidR="002D5C0A">
        <w:rPr>
          <w:rFonts w:ascii="Arial" w:hAnsi="Arial" w:cs="Arial"/>
          <w:noProof/>
        </w:rPr>
        <w:t xml:space="preserve"> </w:t>
      </w:r>
      <w:r>
        <w:rPr>
          <w:rFonts w:ascii="Arial" w:hAnsi="Arial" w:cs="Arial"/>
          <w:noProof/>
        </w:rPr>
        <w:t>should</w:t>
      </w:r>
    </w:p>
    <w:p w14:paraId="3ECE6EDA" w14:textId="779B03A7" w:rsidR="004C652C" w:rsidRDefault="004C652C" w:rsidP="00F80A59">
      <w:pPr>
        <w:pStyle w:val="Body2"/>
        <w:numPr>
          <w:ilvl w:val="0"/>
          <w:numId w:val="30"/>
        </w:numPr>
        <w:ind w:left="851"/>
        <w:jc w:val="both"/>
        <w:rPr>
          <w:rFonts w:ascii="Arial" w:hAnsi="Arial" w:cs="Arial"/>
          <w:noProof/>
        </w:rPr>
      </w:pPr>
      <w:commentRangeStart w:id="43"/>
      <w:r>
        <w:rPr>
          <w:rFonts w:ascii="Arial" w:hAnsi="Arial" w:cs="Arial"/>
          <w:noProof/>
        </w:rPr>
        <w:lastRenderedPageBreak/>
        <w:t>have an interface to control (but not power) illuminators within the protective cap enclosure</w:t>
      </w:r>
      <w:commentRangeEnd w:id="43"/>
      <w:r w:rsidR="00405666">
        <w:rPr>
          <w:rStyle w:val="CommentReference"/>
          <w:lang w:val="fr-CA"/>
        </w:rPr>
        <w:commentReference w:id="43"/>
      </w:r>
    </w:p>
    <w:p w14:paraId="00BDCB9C" w14:textId="5D3B162C" w:rsidR="002612E5" w:rsidRDefault="008421B0" w:rsidP="00F80A59">
      <w:pPr>
        <w:pStyle w:val="Body2"/>
        <w:numPr>
          <w:ilvl w:val="0"/>
          <w:numId w:val="30"/>
        </w:numPr>
        <w:ind w:left="851"/>
        <w:jc w:val="both"/>
        <w:rPr>
          <w:rFonts w:ascii="Arial" w:hAnsi="Arial" w:cs="Arial"/>
          <w:noProof/>
        </w:rPr>
      </w:pPr>
      <w:commentRangeStart w:id="44"/>
      <w:r>
        <w:rPr>
          <w:rFonts w:ascii="Arial" w:hAnsi="Arial" w:cs="Arial"/>
          <w:noProof/>
        </w:rPr>
        <w:t xml:space="preserve">run Windows </w:t>
      </w:r>
      <w:commentRangeEnd w:id="44"/>
      <w:r w:rsidR="00100C7E">
        <w:rPr>
          <w:rStyle w:val="CommentReference"/>
          <w:lang w:val="fr-CA"/>
        </w:rPr>
        <w:commentReference w:id="44"/>
      </w:r>
      <w:r>
        <w:rPr>
          <w:rFonts w:ascii="Arial" w:hAnsi="Arial" w:cs="Arial"/>
          <w:noProof/>
        </w:rPr>
        <w:t>10 IoT Enterprise 2019</w:t>
      </w:r>
    </w:p>
    <w:p w14:paraId="71E29B57" w14:textId="43DA3177" w:rsidR="00890747" w:rsidRDefault="00890747" w:rsidP="00F80A59">
      <w:pPr>
        <w:pStyle w:val="Body2"/>
        <w:numPr>
          <w:ilvl w:val="0"/>
          <w:numId w:val="30"/>
        </w:numPr>
        <w:ind w:left="851"/>
        <w:jc w:val="both"/>
        <w:rPr>
          <w:rFonts w:ascii="Arial" w:hAnsi="Arial" w:cs="Arial"/>
          <w:noProof/>
        </w:rPr>
      </w:pPr>
      <w:commentRangeStart w:id="45"/>
      <w:r>
        <w:rPr>
          <w:rFonts w:ascii="Arial" w:hAnsi="Arial" w:cs="Arial"/>
          <w:noProof/>
        </w:rPr>
        <w:t xml:space="preserve">be easily </w:t>
      </w:r>
      <w:r w:rsidR="00F53E13">
        <w:rPr>
          <w:rFonts w:ascii="Arial" w:hAnsi="Arial" w:cs="Arial"/>
          <w:noProof/>
        </w:rPr>
        <w:t xml:space="preserve">spun off </w:t>
      </w:r>
      <w:commentRangeEnd w:id="45"/>
      <w:r w:rsidR="00405666">
        <w:rPr>
          <w:rStyle w:val="CommentReference"/>
          <w:lang w:val="fr-CA"/>
        </w:rPr>
        <w:commentReference w:id="45"/>
      </w:r>
      <w:r w:rsidR="00F53E13">
        <w:rPr>
          <w:rFonts w:ascii="Arial" w:hAnsi="Arial" w:cs="Arial"/>
          <w:noProof/>
        </w:rPr>
        <w:t xml:space="preserve">into a miniature vision controller platform </w:t>
      </w:r>
      <w:r>
        <w:rPr>
          <w:rFonts w:ascii="Arial" w:hAnsi="Arial" w:cs="Arial"/>
          <w:noProof/>
        </w:rPr>
        <w:t>(</w:t>
      </w:r>
      <w:r w:rsidR="00F53E13">
        <w:rPr>
          <w:rFonts w:ascii="Arial" w:hAnsi="Arial" w:cs="Arial"/>
          <w:noProof/>
        </w:rPr>
        <w:t>i..e, “</w:t>
      </w:r>
      <w:r>
        <w:rPr>
          <w:rFonts w:ascii="Arial" w:hAnsi="Arial" w:cs="Arial"/>
          <w:noProof/>
        </w:rPr>
        <w:t>Nanosight</w:t>
      </w:r>
      <w:r w:rsidR="00F53E13">
        <w:rPr>
          <w:rFonts w:ascii="Arial" w:hAnsi="Arial" w:cs="Arial"/>
          <w:noProof/>
        </w:rPr>
        <w:t>”</w:t>
      </w:r>
      <w:r>
        <w:rPr>
          <w:rFonts w:ascii="Arial" w:hAnsi="Arial" w:cs="Arial"/>
          <w:noProof/>
        </w:rPr>
        <w:t xml:space="preserve"> concept)</w:t>
      </w:r>
      <w:r w:rsidR="00F53E13">
        <w:rPr>
          <w:rFonts w:ascii="Arial" w:hAnsi="Arial" w:cs="Arial"/>
          <w:noProof/>
        </w:rPr>
        <w:t xml:space="preserve"> with:</w:t>
      </w:r>
    </w:p>
    <w:p w14:paraId="0731CC16" w14:textId="29130EB0" w:rsidR="00890747" w:rsidRDefault="00BB0D9C" w:rsidP="00890747">
      <w:pPr>
        <w:pStyle w:val="Body2"/>
        <w:numPr>
          <w:ilvl w:val="1"/>
          <w:numId w:val="30"/>
        </w:numPr>
        <w:jc w:val="both"/>
        <w:rPr>
          <w:rFonts w:ascii="Arial" w:hAnsi="Arial" w:cs="Arial"/>
          <w:noProof/>
        </w:rPr>
      </w:pPr>
      <w:r>
        <w:rPr>
          <w:rFonts w:ascii="Arial" w:hAnsi="Arial" w:cs="Arial"/>
          <w:noProof/>
        </w:rPr>
        <w:t>no sensor board</w:t>
      </w:r>
    </w:p>
    <w:p w14:paraId="5B2738B3" w14:textId="0683444F" w:rsidR="00BB0D9C" w:rsidRDefault="00BB0D9C" w:rsidP="00890747">
      <w:pPr>
        <w:pStyle w:val="Body2"/>
        <w:numPr>
          <w:ilvl w:val="1"/>
          <w:numId w:val="30"/>
        </w:numPr>
        <w:jc w:val="both"/>
        <w:rPr>
          <w:rFonts w:ascii="Arial" w:hAnsi="Arial" w:cs="Arial"/>
          <w:noProof/>
        </w:rPr>
      </w:pPr>
      <w:r>
        <w:rPr>
          <w:rFonts w:ascii="Arial" w:hAnsi="Arial" w:cs="Arial"/>
          <w:noProof/>
        </w:rPr>
        <w:t>different enclosure</w:t>
      </w:r>
      <w:r w:rsidR="003376FE">
        <w:rPr>
          <w:rFonts w:ascii="Arial" w:hAnsi="Arial" w:cs="Arial"/>
          <w:noProof/>
        </w:rPr>
        <w:t>(s)</w:t>
      </w:r>
      <w:r w:rsidR="00F53E13">
        <w:rPr>
          <w:rFonts w:ascii="Arial" w:hAnsi="Arial" w:cs="Arial"/>
          <w:noProof/>
        </w:rPr>
        <w:t>:</w:t>
      </w:r>
    </w:p>
    <w:p w14:paraId="36D7E389" w14:textId="6CABCAA2" w:rsidR="00FE472E" w:rsidRDefault="00FE472E" w:rsidP="00FE472E">
      <w:pPr>
        <w:pStyle w:val="Body2"/>
        <w:numPr>
          <w:ilvl w:val="2"/>
          <w:numId w:val="30"/>
        </w:numPr>
        <w:jc w:val="both"/>
        <w:rPr>
          <w:rFonts w:ascii="Arial" w:hAnsi="Arial" w:cs="Arial"/>
          <w:noProof/>
        </w:rPr>
      </w:pPr>
      <w:r>
        <w:rPr>
          <w:rFonts w:ascii="Arial" w:hAnsi="Arial" w:cs="Arial"/>
          <w:noProof/>
        </w:rPr>
        <w:t>IP67</w:t>
      </w:r>
      <w:r w:rsidR="00F53E13">
        <w:rPr>
          <w:rFonts w:ascii="Arial" w:hAnsi="Arial" w:cs="Arial"/>
          <w:noProof/>
        </w:rPr>
        <w:t>-rated with M12 connectors</w:t>
      </w:r>
    </w:p>
    <w:p w14:paraId="670D0191" w14:textId="24A879D3" w:rsidR="00FE472E" w:rsidRDefault="00F53E13" w:rsidP="000143D5">
      <w:pPr>
        <w:pStyle w:val="Body2"/>
        <w:numPr>
          <w:ilvl w:val="2"/>
          <w:numId w:val="30"/>
        </w:numPr>
        <w:jc w:val="both"/>
        <w:rPr>
          <w:rFonts w:ascii="Arial" w:hAnsi="Arial" w:cs="Arial"/>
          <w:noProof/>
        </w:rPr>
      </w:pPr>
      <w:r>
        <w:rPr>
          <w:rFonts w:ascii="Arial" w:hAnsi="Arial" w:cs="Arial"/>
          <w:noProof/>
        </w:rPr>
        <w:t xml:space="preserve">Non </w:t>
      </w:r>
      <w:r w:rsidR="00FE472E">
        <w:rPr>
          <w:rFonts w:ascii="Arial" w:hAnsi="Arial" w:cs="Arial"/>
          <w:noProof/>
        </w:rPr>
        <w:t>IP67</w:t>
      </w:r>
      <w:r>
        <w:rPr>
          <w:rFonts w:ascii="Arial" w:hAnsi="Arial" w:cs="Arial"/>
          <w:noProof/>
        </w:rPr>
        <w:t>-rated connectors with standard IT connectors</w:t>
      </w:r>
    </w:p>
    <w:p w14:paraId="54F0C60C" w14:textId="00E4D84A" w:rsidR="00BB0D9C" w:rsidRDefault="00BB0D9C" w:rsidP="00890747">
      <w:pPr>
        <w:pStyle w:val="Body2"/>
        <w:numPr>
          <w:ilvl w:val="1"/>
          <w:numId w:val="30"/>
        </w:numPr>
        <w:jc w:val="both"/>
        <w:rPr>
          <w:rFonts w:ascii="Arial" w:hAnsi="Arial" w:cs="Arial"/>
          <w:noProof/>
        </w:rPr>
      </w:pPr>
      <w:r>
        <w:rPr>
          <w:rFonts w:ascii="Arial" w:hAnsi="Arial" w:cs="Arial"/>
          <w:noProof/>
        </w:rPr>
        <w:t xml:space="preserve">a second </w:t>
      </w:r>
      <w:r w:rsidR="00F53E13">
        <w:rPr>
          <w:rFonts w:ascii="Arial" w:hAnsi="Arial" w:cs="Arial"/>
          <w:noProof/>
        </w:rPr>
        <w:t>Gigabit E</w:t>
      </w:r>
      <w:r>
        <w:rPr>
          <w:rFonts w:ascii="Arial" w:hAnsi="Arial" w:cs="Arial"/>
          <w:noProof/>
        </w:rPr>
        <w:t>thernet port</w:t>
      </w:r>
    </w:p>
    <w:p w14:paraId="624258D8" w14:textId="664A51F1" w:rsidR="00BB0D9C" w:rsidRDefault="00F53E13" w:rsidP="00890747">
      <w:pPr>
        <w:pStyle w:val="Body2"/>
        <w:numPr>
          <w:ilvl w:val="1"/>
          <w:numId w:val="30"/>
        </w:numPr>
        <w:jc w:val="both"/>
        <w:rPr>
          <w:rFonts w:ascii="Arial" w:hAnsi="Arial" w:cs="Arial"/>
          <w:noProof/>
        </w:rPr>
      </w:pPr>
      <w:r>
        <w:rPr>
          <w:rFonts w:ascii="Arial" w:hAnsi="Arial" w:cs="Arial"/>
          <w:noProof/>
        </w:rPr>
        <w:t xml:space="preserve">additional </w:t>
      </w:r>
      <w:r w:rsidR="00BB0D9C">
        <w:rPr>
          <w:rFonts w:ascii="Arial" w:hAnsi="Arial" w:cs="Arial"/>
          <w:noProof/>
        </w:rPr>
        <w:t xml:space="preserve">USB 2.0 </w:t>
      </w:r>
      <w:r>
        <w:rPr>
          <w:rFonts w:ascii="Arial" w:hAnsi="Arial" w:cs="Arial"/>
          <w:noProof/>
        </w:rPr>
        <w:t xml:space="preserve">ports </w:t>
      </w:r>
      <w:r w:rsidR="00BB0D9C">
        <w:rPr>
          <w:rFonts w:ascii="Arial" w:hAnsi="Arial" w:cs="Arial"/>
          <w:noProof/>
        </w:rPr>
        <w:t>and a USB</w:t>
      </w:r>
      <w:r>
        <w:rPr>
          <w:rFonts w:ascii="Arial" w:hAnsi="Arial" w:cs="Arial"/>
          <w:noProof/>
        </w:rPr>
        <w:t xml:space="preserve"> </w:t>
      </w:r>
      <w:r w:rsidR="00BB0D9C">
        <w:rPr>
          <w:rFonts w:ascii="Arial" w:hAnsi="Arial" w:cs="Arial"/>
          <w:noProof/>
        </w:rPr>
        <w:t>3.x port</w:t>
      </w:r>
    </w:p>
    <w:p w14:paraId="5E420266" w14:textId="60FAA7D4" w:rsidR="00FE472E" w:rsidRDefault="00FE472E" w:rsidP="00890747">
      <w:pPr>
        <w:pStyle w:val="Body2"/>
        <w:numPr>
          <w:ilvl w:val="1"/>
          <w:numId w:val="30"/>
        </w:numPr>
        <w:jc w:val="both"/>
        <w:rPr>
          <w:rFonts w:ascii="Arial" w:hAnsi="Arial" w:cs="Arial"/>
          <w:noProof/>
        </w:rPr>
      </w:pPr>
      <w:r>
        <w:rPr>
          <w:rFonts w:ascii="Arial" w:hAnsi="Arial" w:cs="Arial"/>
          <w:noProof/>
        </w:rPr>
        <w:t xml:space="preserve">DisplayPort </w:t>
      </w:r>
      <w:r w:rsidR="00834E1D">
        <w:rPr>
          <w:rFonts w:ascii="Arial" w:hAnsi="Arial" w:cs="Arial"/>
          <w:noProof/>
        </w:rPr>
        <w:t>output</w:t>
      </w:r>
    </w:p>
    <w:p w14:paraId="1A732105" w14:textId="0B055DCA" w:rsidR="00BB0D9C" w:rsidRDefault="00F53E13" w:rsidP="00890747">
      <w:pPr>
        <w:pStyle w:val="Body2"/>
        <w:numPr>
          <w:ilvl w:val="1"/>
          <w:numId w:val="30"/>
        </w:numPr>
        <w:jc w:val="both"/>
        <w:rPr>
          <w:rFonts w:ascii="Arial" w:hAnsi="Arial" w:cs="Arial"/>
          <w:noProof/>
        </w:rPr>
      </w:pPr>
      <w:r>
        <w:rPr>
          <w:rFonts w:ascii="Arial" w:hAnsi="Arial" w:cs="Arial"/>
          <w:noProof/>
        </w:rPr>
        <w:t xml:space="preserve">support for an Intel Elkhart Lake </w:t>
      </w:r>
      <w:commentRangeStart w:id="46"/>
      <w:r>
        <w:rPr>
          <w:rFonts w:ascii="Arial" w:hAnsi="Arial" w:cs="Arial"/>
          <w:noProof/>
        </w:rPr>
        <w:t>SKU 6 or 7</w:t>
      </w:r>
      <w:commentRangeEnd w:id="46"/>
      <w:r w:rsidR="00DC3784">
        <w:rPr>
          <w:rStyle w:val="CommentReference"/>
          <w:lang w:val="fr-CA"/>
        </w:rPr>
        <w:commentReference w:id="46"/>
      </w:r>
      <w:r>
        <w:rPr>
          <w:rFonts w:ascii="Arial" w:hAnsi="Arial" w:cs="Arial"/>
          <w:noProof/>
        </w:rPr>
        <w:t xml:space="preserve"> CPU</w:t>
      </w:r>
    </w:p>
    <w:p w14:paraId="0C38CB0F" w14:textId="77777777" w:rsidR="005866D0" w:rsidRPr="009A5EAD" w:rsidRDefault="008631FF" w:rsidP="00F36454">
      <w:pPr>
        <w:pStyle w:val="Heading1"/>
        <w:jc w:val="both"/>
      </w:pPr>
      <w:bookmarkStart w:id="47" w:name="_Toc329604014"/>
      <w:bookmarkStart w:id="48" w:name="_Toc329604174"/>
      <w:r w:rsidRPr="009A5EAD">
        <w:t>Estimated Development Costs</w:t>
      </w:r>
      <w:bookmarkEnd w:id="42"/>
      <w:bookmarkEnd w:id="47"/>
      <w:bookmarkEnd w:id="48"/>
    </w:p>
    <w:bookmarkStart w:id="49" w:name="Texte9"/>
    <w:p w14:paraId="79D2B871" w14:textId="77777777" w:rsidR="000B3052" w:rsidRPr="009A5EAD" w:rsidRDefault="00536279" w:rsidP="00F36454">
      <w:pPr>
        <w:pStyle w:val="Body1"/>
        <w:ind w:left="0"/>
        <w:jc w:val="both"/>
        <w:rPr>
          <w:rFonts w:ascii="Arial" w:hAnsi="Arial" w:cs="Arial"/>
        </w:rPr>
      </w:pPr>
      <w:r w:rsidRPr="006F64F1">
        <w:rPr>
          <w:rFonts w:ascii="Arial" w:hAnsi="Arial" w:cs="Arial"/>
          <w:highlight w:val="red"/>
        </w:rPr>
        <w:fldChar w:fldCharType="begin">
          <w:ffData>
            <w:name w:val="Texte9"/>
            <w:enabled/>
            <w:calcOnExit w:val="0"/>
            <w:textInput>
              <w:default w:val="List the estimated costs of this product in terms of development time, licensing components, or equipment required to build the product (useful for both hardware and software).  This may or may not be required in your company to have a project approved."/>
            </w:textInput>
          </w:ffData>
        </w:fldChar>
      </w:r>
      <w:r w:rsidR="00AE7ED8" w:rsidRPr="006F64F1">
        <w:rPr>
          <w:rFonts w:ascii="Arial" w:hAnsi="Arial" w:cs="Arial"/>
          <w:highlight w:val="red"/>
        </w:rPr>
        <w:instrText xml:space="preserve"> FORMTEXT </w:instrText>
      </w:r>
      <w:r w:rsidRPr="006F64F1">
        <w:rPr>
          <w:rFonts w:ascii="Arial" w:hAnsi="Arial" w:cs="Arial"/>
          <w:highlight w:val="red"/>
        </w:rPr>
      </w:r>
      <w:r w:rsidRPr="006F64F1">
        <w:rPr>
          <w:rFonts w:ascii="Arial" w:hAnsi="Arial" w:cs="Arial"/>
          <w:highlight w:val="red"/>
        </w:rPr>
        <w:fldChar w:fldCharType="separate"/>
      </w:r>
      <w:r w:rsidR="00AE7ED8" w:rsidRPr="006F64F1">
        <w:rPr>
          <w:rFonts w:ascii="Arial" w:hAnsi="Arial" w:cs="Arial"/>
          <w:noProof/>
          <w:highlight w:val="red"/>
        </w:rPr>
        <w:t>List the estimated costs of this product in terms of development time, licensing components, or equipment required to build the product (useful for both hardware and software).  This may or may not be required in your company to have a project approved.</w:t>
      </w:r>
      <w:r w:rsidRPr="006F64F1">
        <w:rPr>
          <w:rFonts w:ascii="Arial" w:hAnsi="Arial" w:cs="Arial"/>
          <w:highlight w:val="red"/>
        </w:rPr>
        <w:fldChar w:fldCharType="end"/>
      </w:r>
      <w:bookmarkStart w:id="50" w:name="Texte26"/>
      <w:bookmarkEnd w:id="49"/>
      <w:r w:rsidRPr="006F64F1">
        <w:rPr>
          <w:rFonts w:ascii="Arial" w:hAnsi="Arial" w:cs="Arial"/>
          <w:highlight w:val="red"/>
        </w:rPr>
        <w:fldChar w:fldCharType="begin">
          <w:ffData>
            <w:name w:val="Texte26"/>
            <w:enabled/>
            <w:calcOnExit w:val="0"/>
            <w:textInput>
              <w:default w:val="Will require input from engineering."/>
            </w:textInput>
          </w:ffData>
        </w:fldChar>
      </w:r>
      <w:r w:rsidR="00AE7ED8" w:rsidRPr="006F64F1">
        <w:rPr>
          <w:rFonts w:ascii="Arial" w:hAnsi="Arial" w:cs="Arial"/>
          <w:highlight w:val="red"/>
        </w:rPr>
        <w:instrText xml:space="preserve"> FORMTEXT </w:instrText>
      </w:r>
      <w:r w:rsidRPr="006F64F1">
        <w:rPr>
          <w:rFonts w:ascii="Arial" w:hAnsi="Arial" w:cs="Arial"/>
          <w:highlight w:val="red"/>
        </w:rPr>
      </w:r>
      <w:r w:rsidRPr="006F64F1">
        <w:rPr>
          <w:rFonts w:ascii="Arial" w:hAnsi="Arial" w:cs="Arial"/>
          <w:highlight w:val="red"/>
        </w:rPr>
        <w:fldChar w:fldCharType="separate"/>
      </w:r>
      <w:r w:rsidR="00AE7ED8" w:rsidRPr="006F64F1">
        <w:rPr>
          <w:rFonts w:ascii="Arial" w:hAnsi="Arial" w:cs="Arial"/>
          <w:noProof/>
          <w:highlight w:val="red"/>
        </w:rPr>
        <w:t>Will require input from engineering.</w:t>
      </w:r>
      <w:r w:rsidRPr="006F64F1">
        <w:rPr>
          <w:rFonts w:ascii="Arial" w:hAnsi="Arial" w:cs="Arial"/>
          <w:highlight w:val="red"/>
        </w:rPr>
        <w:fldChar w:fldCharType="end"/>
      </w:r>
      <w:bookmarkEnd w:id="50"/>
      <w:r w:rsidR="00AE7ED8" w:rsidRPr="009A5EAD">
        <w:rPr>
          <w:rFonts w:ascii="Arial" w:hAnsi="Arial" w:cs="Arial"/>
        </w:rPr>
        <w:t xml:space="preserve"> </w:t>
      </w:r>
    </w:p>
    <w:p w14:paraId="23FAC306" w14:textId="77777777" w:rsidR="000B3052" w:rsidRPr="009A5EAD" w:rsidRDefault="000B3052" w:rsidP="00F36454">
      <w:pPr>
        <w:pStyle w:val="Heading1"/>
        <w:jc w:val="both"/>
      </w:pPr>
      <w:bookmarkStart w:id="51" w:name="_Toc329602598"/>
      <w:bookmarkStart w:id="52" w:name="_Toc329604015"/>
      <w:bookmarkStart w:id="53" w:name="_Toc329604175"/>
      <w:r w:rsidRPr="009A5EAD">
        <w:t>Estimated Product Life</w:t>
      </w:r>
      <w:bookmarkEnd w:id="51"/>
      <w:bookmarkEnd w:id="52"/>
      <w:bookmarkEnd w:id="53"/>
    </w:p>
    <w:p w14:paraId="661871B4" w14:textId="77777777" w:rsidR="000B3052" w:rsidRPr="009A5EAD" w:rsidRDefault="002612E5" w:rsidP="00F36454">
      <w:pPr>
        <w:pStyle w:val="Body1"/>
        <w:ind w:left="0"/>
        <w:jc w:val="both"/>
        <w:rPr>
          <w:rFonts w:ascii="Arial" w:hAnsi="Arial" w:cs="Arial"/>
        </w:rPr>
      </w:pPr>
      <w:r>
        <w:rPr>
          <w:rFonts w:ascii="Arial" w:hAnsi="Arial" w:cs="Arial"/>
          <w:noProof/>
        </w:rPr>
        <w:t xml:space="preserve">The Iris </w:t>
      </w:r>
      <w:r w:rsidR="00546643">
        <w:rPr>
          <w:rFonts w:ascii="Arial" w:hAnsi="Arial" w:cs="Arial"/>
          <w:noProof/>
        </w:rPr>
        <w:t>4</w:t>
      </w:r>
      <w:r w:rsidR="006F64F1">
        <w:rPr>
          <w:rFonts w:ascii="Arial" w:hAnsi="Arial" w:cs="Arial"/>
          <w:noProof/>
        </w:rPr>
        <w:t xml:space="preserve"> </w:t>
      </w:r>
      <w:r>
        <w:rPr>
          <w:rFonts w:ascii="Arial" w:hAnsi="Arial" w:cs="Arial"/>
          <w:noProof/>
        </w:rPr>
        <w:t xml:space="preserve">has to be </w:t>
      </w:r>
      <w:r w:rsidR="006F64F1">
        <w:rPr>
          <w:rFonts w:ascii="Arial" w:hAnsi="Arial" w:cs="Arial"/>
          <w:noProof/>
        </w:rPr>
        <w:t xml:space="preserve">available </w:t>
      </w:r>
      <w:r>
        <w:rPr>
          <w:rFonts w:ascii="Arial" w:hAnsi="Arial" w:cs="Arial"/>
          <w:noProof/>
        </w:rPr>
        <w:t>for at least 5 years from its initial availability to customers</w:t>
      </w:r>
      <w:r w:rsidR="00041C04">
        <w:rPr>
          <w:rFonts w:ascii="Arial" w:hAnsi="Arial" w:cs="Arial"/>
          <w:noProof/>
        </w:rPr>
        <w:t xml:space="preserve"> excluding a LTB period</w:t>
      </w:r>
      <w:r>
        <w:rPr>
          <w:rFonts w:ascii="Arial" w:hAnsi="Arial" w:cs="Arial"/>
          <w:noProof/>
        </w:rPr>
        <w:t>.</w:t>
      </w:r>
      <w:r w:rsidR="00AE7ED8" w:rsidRPr="009A5EAD">
        <w:rPr>
          <w:rFonts w:ascii="Arial" w:hAnsi="Arial" w:cs="Arial"/>
        </w:rPr>
        <w:t xml:space="preserve"> </w:t>
      </w:r>
    </w:p>
    <w:p w14:paraId="52CEECE4" w14:textId="77777777" w:rsidR="000B3052" w:rsidRPr="009A5EAD" w:rsidRDefault="000B3052" w:rsidP="00F36454">
      <w:pPr>
        <w:pStyle w:val="Heading1"/>
        <w:jc w:val="both"/>
      </w:pPr>
      <w:bookmarkStart w:id="54" w:name="_Toc329602599"/>
      <w:bookmarkStart w:id="55" w:name="_Toc329604016"/>
      <w:bookmarkStart w:id="56" w:name="_Toc329604176"/>
      <w:r w:rsidRPr="009A5EAD">
        <w:t>Distribution</w:t>
      </w:r>
      <w:bookmarkEnd w:id="54"/>
      <w:bookmarkEnd w:id="55"/>
      <w:bookmarkEnd w:id="56"/>
    </w:p>
    <w:p w14:paraId="6762D33F" w14:textId="667BD10A" w:rsidR="008026CB" w:rsidRDefault="00C11EB2" w:rsidP="00F36454">
      <w:pPr>
        <w:pStyle w:val="Body1"/>
        <w:ind w:left="0"/>
        <w:jc w:val="both"/>
        <w:rPr>
          <w:rFonts w:ascii="Arial" w:hAnsi="Arial" w:cs="Arial"/>
        </w:rPr>
      </w:pPr>
      <w:bookmarkStart w:id="57" w:name="Texte11"/>
      <w:r>
        <w:rPr>
          <w:rFonts w:ascii="Arial" w:hAnsi="Arial" w:cs="Arial"/>
        </w:rPr>
        <w:t xml:space="preserve">Iris 4 will </w:t>
      </w:r>
      <w:r w:rsidR="008026CB">
        <w:rPr>
          <w:rFonts w:ascii="Arial" w:hAnsi="Arial" w:cs="Arial"/>
        </w:rPr>
        <w:t xml:space="preserve">be distributed through Imaging’s traditional channel of </w:t>
      </w:r>
      <w:r w:rsidR="00140BD7">
        <w:rPr>
          <w:rFonts w:ascii="Arial" w:hAnsi="Arial" w:cs="Arial"/>
        </w:rPr>
        <w:t xml:space="preserve">distributors </w:t>
      </w:r>
      <w:r w:rsidR="008026CB">
        <w:rPr>
          <w:rFonts w:ascii="Arial" w:hAnsi="Arial" w:cs="Arial"/>
        </w:rPr>
        <w:t xml:space="preserve">and </w:t>
      </w:r>
      <w:r w:rsidR="00F4671E">
        <w:rPr>
          <w:rFonts w:ascii="Arial" w:hAnsi="Arial" w:cs="Arial"/>
        </w:rPr>
        <w:t>a</w:t>
      </w:r>
      <w:r w:rsidR="00C830E8">
        <w:rPr>
          <w:rFonts w:ascii="Arial" w:hAnsi="Arial" w:cs="Arial"/>
        </w:rPr>
        <w:t xml:space="preserve">uthorized </w:t>
      </w:r>
      <w:r w:rsidR="008026CB">
        <w:rPr>
          <w:rFonts w:ascii="Arial" w:hAnsi="Arial" w:cs="Arial"/>
        </w:rPr>
        <w:t>integrator channel.</w:t>
      </w:r>
    </w:p>
    <w:p w14:paraId="554F11B8" w14:textId="77777777" w:rsidR="000B3052" w:rsidRPr="009A5EAD" w:rsidRDefault="000B3052" w:rsidP="00F36454">
      <w:pPr>
        <w:pStyle w:val="Heading1"/>
        <w:jc w:val="both"/>
      </w:pPr>
      <w:bookmarkStart w:id="58" w:name="_Toc329602600"/>
      <w:bookmarkStart w:id="59" w:name="_Toc329604017"/>
      <w:bookmarkStart w:id="60" w:name="_Toc329604177"/>
      <w:bookmarkEnd w:id="57"/>
      <w:r w:rsidRPr="009A5EAD">
        <w:t>Configurations</w:t>
      </w:r>
      <w:r w:rsidR="004B7434" w:rsidRPr="009A5EAD">
        <w:t xml:space="preserve"> (Product Variations and SKU’s)</w:t>
      </w:r>
      <w:bookmarkEnd w:id="58"/>
      <w:bookmarkEnd w:id="59"/>
      <w:bookmarkEnd w:id="60"/>
    </w:p>
    <w:p w14:paraId="5567A705" w14:textId="0BEBF236" w:rsidR="004B7434" w:rsidRPr="009A5EAD" w:rsidRDefault="002612E5" w:rsidP="00F4671E">
      <w:pPr>
        <w:pStyle w:val="Body1"/>
        <w:ind w:left="0"/>
        <w:jc w:val="both"/>
        <w:rPr>
          <w:rFonts w:ascii="Arial" w:hAnsi="Arial" w:cs="Arial"/>
        </w:rPr>
      </w:pPr>
      <w:r>
        <w:rPr>
          <w:rFonts w:ascii="Arial" w:hAnsi="Arial" w:cs="Arial"/>
          <w:noProof/>
        </w:rPr>
        <w:t xml:space="preserve">The Iris </w:t>
      </w:r>
      <w:r w:rsidR="00546643">
        <w:rPr>
          <w:rFonts w:ascii="Arial" w:hAnsi="Arial" w:cs="Arial"/>
          <w:noProof/>
        </w:rPr>
        <w:t>4</w:t>
      </w:r>
      <w:r w:rsidR="00C830E8">
        <w:rPr>
          <w:rFonts w:ascii="Arial" w:hAnsi="Arial" w:cs="Arial"/>
          <w:noProof/>
        </w:rPr>
        <w:t xml:space="preserve"> </w:t>
      </w:r>
      <w:r>
        <w:rPr>
          <w:rFonts w:ascii="Arial" w:hAnsi="Arial" w:cs="Arial"/>
          <w:noProof/>
        </w:rPr>
        <w:t xml:space="preserve">is to be offered </w:t>
      </w:r>
      <w:r w:rsidR="00C11EB2">
        <w:rPr>
          <w:rFonts w:ascii="Arial" w:hAnsi="Arial" w:cs="Arial"/>
          <w:noProof/>
        </w:rPr>
        <w:t>to</w:t>
      </w:r>
      <w:r>
        <w:rPr>
          <w:rFonts w:ascii="Arial" w:hAnsi="Arial" w:cs="Arial"/>
          <w:noProof/>
        </w:rPr>
        <w:t xml:space="preserve"> end-users with DA.</w:t>
      </w:r>
      <w:r w:rsidR="00F4671E">
        <w:rPr>
          <w:rFonts w:ascii="Arial" w:hAnsi="Arial" w:cs="Arial"/>
          <w:noProof/>
        </w:rPr>
        <w:t xml:space="preserve"> Moreover, there will be different</w:t>
      </w:r>
      <w:r w:rsidR="00E4656A">
        <w:rPr>
          <w:rFonts w:ascii="Arial" w:hAnsi="Arial" w:cs="Arial"/>
          <w:noProof/>
        </w:rPr>
        <w:t xml:space="preserve"> </w:t>
      </w:r>
      <w:r w:rsidR="00140BD7">
        <w:rPr>
          <w:rFonts w:ascii="Arial" w:hAnsi="Arial" w:cs="Arial"/>
          <w:noProof/>
        </w:rPr>
        <w:t>SKU</w:t>
      </w:r>
      <w:r w:rsidR="00F4671E">
        <w:rPr>
          <w:rFonts w:ascii="Arial" w:hAnsi="Arial" w:cs="Arial"/>
          <w:noProof/>
        </w:rPr>
        <w:t xml:space="preserve">’s for </w:t>
      </w:r>
      <w:r>
        <w:rPr>
          <w:rFonts w:ascii="Arial" w:hAnsi="Arial" w:cs="Arial"/>
          <w:noProof/>
        </w:rPr>
        <w:t>the different sensor options (</w:t>
      </w:r>
      <w:r w:rsidR="00F4671E">
        <w:rPr>
          <w:rFonts w:ascii="Arial" w:hAnsi="Arial" w:cs="Arial"/>
          <w:noProof/>
        </w:rPr>
        <w:t xml:space="preserve">i.e., </w:t>
      </w:r>
      <w:r>
        <w:rPr>
          <w:rFonts w:ascii="Arial" w:hAnsi="Arial" w:cs="Arial"/>
          <w:noProof/>
        </w:rPr>
        <w:t>monochrome/color</w:t>
      </w:r>
      <w:r w:rsidR="00F4671E">
        <w:rPr>
          <w:rFonts w:ascii="Arial" w:hAnsi="Arial" w:cs="Arial"/>
          <w:noProof/>
        </w:rPr>
        <w:t>,</w:t>
      </w:r>
      <w:r>
        <w:rPr>
          <w:rFonts w:ascii="Arial" w:hAnsi="Arial" w:cs="Arial"/>
          <w:noProof/>
        </w:rPr>
        <w:t xml:space="preserve"> resolution</w:t>
      </w:r>
      <w:r w:rsidR="00F4671E">
        <w:rPr>
          <w:rFonts w:ascii="Arial" w:hAnsi="Arial" w:cs="Arial"/>
          <w:noProof/>
        </w:rPr>
        <w:t xml:space="preserve"> and frame rate</w:t>
      </w:r>
      <w:r>
        <w:rPr>
          <w:rFonts w:ascii="Arial" w:hAnsi="Arial" w:cs="Arial"/>
          <w:noProof/>
        </w:rPr>
        <w:t xml:space="preserve">). </w:t>
      </w:r>
      <w:r w:rsidR="00F4671E">
        <w:rPr>
          <w:rFonts w:ascii="Arial" w:hAnsi="Arial" w:cs="Arial"/>
          <w:noProof/>
        </w:rPr>
        <w:t>All</w:t>
      </w:r>
      <w:ins w:id="61" w:author="Fabio Perelli" w:date="2019-10-31T10:56:00Z">
        <w:r w:rsidR="00E4656A">
          <w:rPr>
            <w:rFonts w:ascii="Arial" w:hAnsi="Arial" w:cs="Arial"/>
            <w:noProof/>
          </w:rPr>
          <w:t xml:space="preserve"> </w:t>
        </w:r>
      </w:ins>
      <w:r w:rsidR="00140BD7">
        <w:rPr>
          <w:rFonts w:ascii="Arial" w:hAnsi="Arial" w:cs="Arial"/>
          <w:noProof/>
        </w:rPr>
        <w:t>S</w:t>
      </w:r>
      <w:r w:rsidR="00E4656A">
        <w:rPr>
          <w:rFonts w:ascii="Arial" w:hAnsi="Arial" w:cs="Arial"/>
          <w:noProof/>
        </w:rPr>
        <w:t>K</w:t>
      </w:r>
      <w:r w:rsidR="00140BD7">
        <w:rPr>
          <w:rFonts w:ascii="Arial" w:hAnsi="Arial" w:cs="Arial"/>
          <w:noProof/>
        </w:rPr>
        <w:t>U</w:t>
      </w:r>
      <w:r w:rsidR="00F4671E">
        <w:rPr>
          <w:rFonts w:ascii="Arial" w:hAnsi="Arial" w:cs="Arial"/>
          <w:noProof/>
        </w:rPr>
        <w:t>’s will be equipped with the s</w:t>
      </w:r>
      <w:r>
        <w:rPr>
          <w:rFonts w:ascii="Arial" w:hAnsi="Arial" w:cs="Arial"/>
          <w:noProof/>
        </w:rPr>
        <w:t>ame CPU</w:t>
      </w:r>
      <w:r w:rsidR="00F4671E">
        <w:rPr>
          <w:rFonts w:ascii="Arial" w:hAnsi="Arial" w:cs="Arial"/>
          <w:noProof/>
        </w:rPr>
        <w:t>,</w:t>
      </w:r>
      <w:r>
        <w:rPr>
          <w:rFonts w:ascii="Arial" w:hAnsi="Arial" w:cs="Arial"/>
          <w:noProof/>
        </w:rPr>
        <w:t xml:space="preserve"> memory</w:t>
      </w:r>
      <w:r w:rsidR="00F4671E">
        <w:rPr>
          <w:rFonts w:ascii="Arial" w:hAnsi="Arial" w:cs="Arial"/>
          <w:noProof/>
        </w:rPr>
        <w:t xml:space="preserve"> and</w:t>
      </w:r>
      <w:r>
        <w:rPr>
          <w:rFonts w:ascii="Arial" w:hAnsi="Arial" w:cs="Arial"/>
          <w:noProof/>
        </w:rPr>
        <w:t xml:space="preserve"> </w:t>
      </w:r>
      <w:r w:rsidR="00F4671E">
        <w:rPr>
          <w:rFonts w:ascii="Arial" w:hAnsi="Arial" w:cs="Arial"/>
          <w:noProof/>
        </w:rPr>
        <w:t xml:space="preserve">persistent </w:t>
      </w:r>
      <w:r>
        <w:rPr>
          <w:rFonts w:ascii="Arial" w:hAnsi="Arial" w:cs="Arial"/>
          <w:noProof/>
        </w:rPr>
        <w:t>storage</w:t>
      </w:r>
      <w:r w:rsidR="00F4671E">
        <w:rPr>
          <w:rFonts w:ascii="Arial" w:hAnsi="Arial" w:cs="Arial"/>
          <w:noProof/>
        </w:rPr>
        <w:t xml:space="preserve"> configuration</w:t>
      </w:r>
      <w:r>
        <w:rPr>
          <w:rFonts w:ascii="Arial" w:hAnsi="Arial" w:cs="Arial"/>
          <w:noProof/>
        </w:rPr>
        <w:t>.</w:t>
      </w:r>
      <w:r w:rsidR="00AE7ED8" w:rsidRPr="009A5EAD">
        <w:rPr>
          <w:rFonts w:ascii="Arial" w:hAnsi="Arial" w:cs="Arial"/>
        </w:rPr>
        <w:t xml:space="preserve"> </w:t>
      </w:r>
      <w:r w:rsidR="00140BD7">
        <w:rPr>
          <w:rFonts w:ascii="Arial" w:hAnsi="Arial" w:cs="Arial"/>
        </w:rPr>
        <w:t>Custom SKUs with different Matrox software rights, operating systems, third-party software and private labeling may be required as needed.</w:t>
      </w:r>
    </w:p>
    <w:p w14:paraId="047F493B" w14:textId="77777777" w:rsidR="000B3052" w:rsidRPr="009A5EAD" w:rsidRDefault="000B3052" w:rsidP="00F36454">
      <w:pPr>
        <w:pStyle w:val="Heading1"/>
        <w:jc w:val="both"/>
      </w:pPr>
      <w:bookmarkStart w:id="62" w:name="_Toc329602601"/>
      <w:bookmarkStart w:id="63" w:name="_Toc329604018"/>
      <w:bookmarkStart w:id="64" w:name="_Toc329604178"/>
      <w:r w:rsidRPr="009A5EAD">
        <w:t>Licensing Requirements</w:t>
      </w:r>
      <w:bookmarkEnd w:id="62"/>
      <w:bookmarkEnd w:id="63"/>
      <w:bookmarkEnd w:id="64"/>
    </w:p>
    <w:p w14:paraId="22290AD1" w14:textId="3961ACB0" w:rsidR="000B3052" w:rsidRPr="009A5EAD" w:rsidRDefault="002612E5" w:rsidP="00F36454">
      <w:pPr>
        <w:pStyle w:val="Body1"/>
        <w:ind w:left="0"/>
        <w:jc w:val="both"/>
      </w:pPr>
      <w:r>
        <w:rPr>
          <w:rFonts w:ascii="Arial" w:hAnsi="Arial" w:cs="Arial"/>
          <w:noProof/>
        </w:rPr>
        <w:t xml:space="preserve">The Iris </w:t>
      </w:r>
      <w:r w:rsidR="00546643">
        <w:rPr>
          <w:rFonts w:ascii="Arial" w:hAnsi="Arial" w:cs="Arial"/>
          <w:noProof/>
        </w:rPr>
        <w:t>4</w:t>
      </w:r>
      <w:r w:rsidR="00F4671E">
        <w:rPr>
          <w:rFonts w:ascii="Arial" w:hAnsi="Arial" w:cs="Arial"/>
          <w:noProof/>
        </w:rPr>
        <w:t xml:space="preserve"> is </w:t>
      </w:r>
      <w:r>
        <w:rPr>
          <w:rFonts w:ascii="Arial" w:hAnsi="Arial" w:cs="Arial"/>
          <w:noProof/>
        </w:rPr>
        <w:t xml:space="preserve">to </w:t>
      </w:r>
      <w:r w:rsidR="00342BFD">
        <w:rPr>
          <w:rFonts w:ascii="Arial" w:hAnsi="Arial" w:cs="Arial"/>
          <w:noProof/>
        </w:rPr>
        <w:t xml:space="preserve">have </w:t>
      </w:r>
      <w:r>
        <w:rPr>
          <w:rFonts w:ascii="Arial" w:hAnsi="Arial" w:cs="Arial"/>
          <w:noProof/>
        </w:rPr>
        <w:t>a BIOS license</w:t>
      </w:r>
      <w:r w:rsidR="00C11EB2">
        <w:rPr>
          <w:rFonts w:ascii="Arial" w:hAnsi="Arial" w:cs="Arial"/>
          <w:noProof/>
        </w:rPr>
        <w:t>. Iris 4 will be</w:t>
      </w:r>
      <w:r w:rsidR="00F4671E">
        <w:rPr>
          <w:rFonts w:ascii="Arial" w:hAnsi="Arial" w:cs="Arial"/>
          <w:noProof/>
        </w:rPr>
        <w:t xml:space="preserve"> pre-licensed </w:t>
      </w:r>
      <w:r w:rsidR="001661F5">
        <w:rPr>
          <w:rFonts w:ascii="Arial" w:hAnsi="Arial" w:cs="Arial"/>
          <w:noProof/>
        </w:rPr>
        <w:t xml:space="preserve">for </w:t>
      </w:r>
      <w:r>
        <w:rPr>
          <w:rFonts w:ascii="Arial" w:hAnsi="Arial" w:cs="Arial"/>
          <w:noProof/>
        </w:rPr>
        <w:t>DA</w:t>
      </w:r>
      <w:r w:rsidR="001661F5">
        <w:rPr>
          <w:rFonts w:ascii="Arial" w:hAnsi="Arial" w:cs="Arial"/>
          <w:noProof/>
        </w:rPr>
        <w:t xml:space="preserve"> just like the </w:t>
      </w:r>
      <w:r w:rsidR="00140BD7">
        <w:rPr>
          <w:rFonts w:ascii="Arial" w:hAnsi="Arial" w:cs="Arial"/>
          <w:noProof/>
        </w:rPr>
        <w:t xml:space="preserve">current </w:t>
      </w:r>
      <w:r>
        <w:rPr>
          <w:rFonts w:ascii="Arial" w:hAnsi="Arial" w:cs="Arial"/>
          <w:noProof/>
        </w:rPr>
        <w:t>Iris GT</w:t>
      </w:r>
      <w:r w:rsidR="00C11EB2">
        <w:rPr>
          <w:rFonts w:ascii="Arial" w:hAnsi="Arial" w:cs="Arial"/>
          <w:noProof/>
        </w:rPr>
        <w:t>R</w:t>
      </w:r>
      <w:r>
        <w:rPr>
          <w:rFonts w:ascii="Arial" w:hAnsi="Arial" w:cs="Arial"/>
          <w:noProof/>
        </w:rPr>
        <w:t xml:space="preserve">. </w:t>
      </w:r>
    </w:p>
    <w:p w14:paraId="1B90B81D" w14:textId="77777777" w:rsidR="004D56FA" w:rsidRPr="009A5EAD" w:rsidRDefault="004D56FA" w:rsidP="00F36454">
      <w:pPr>
        <w:pStyle w:val="Heading1"/>
        <w:jc w:val="both"/>
      </w:pPr>
      <w:bookmarkStart w:id="65" w:name="_Toc329602602"/>
      <w:bookmarkStart w:id="66" w:name="_Toc329604019"/>
      <w:bookmarkStart w:id="67" w:name="_Toc329604179"/>
      <w:r w:rsidRPr="009A5EAD">
        <w:t xml:space="preserve">Quality Issues and </w:t>
      </w:r>
      <w:commentRangeStart w:id="68"/>
      <w:r w:rsidRPr="009A5EAD">
        <w:t>Conformance Standards</w:t>
      </w:r>
      <w:bookmarkEnd w:id="19"/>
      <w:bookmarkEnd w:id="65"/>
      <w:bookmarkEnd w:id="66"/>
      <w:bookmarkEnd w:id="67"/>
      <w:commentRangeEnd w:id="68"/>
      <w:r w:rsidR="00F97583">
        <w:rPr>
          <w:rStyle w:val="CommentReference"/>
          <w:rFonts w:ascii="Times New Roman" w:hAnsi="Times New Roman" w:cs="Times New Roman"/>
          <w:b w:val="0"/>
          <w:i w:val="0"/>
          <w:kern w:val="0"/>
          <w:lang w:val="fr-CA"/>
        </w:rPr>
        <w:commentReference w:id="68"/>
      </w:r>
    </w:p>
    <w:p w14:paraId="58983DB8" w14:textId="62B0DC7A" w:rsidR="00F97583" w:rsidRPr="00F97583" w:rsidRDefault="002612E5" w:rsidP="001661F5">
      <w:pPr>
        <w:pStyle w:val="BodyTextFirstIndent"/>
        <w:spacing w:after="0"/>
        <w:ind w:firstLine="0"/>
        <w:jc w:val="both"/>
        <w:rPr>
          <w:rFonts w:ascii="Arial" w:hAnsi="Arial" w:cs="Arial"/>
          <w:noProof/>
          <w:highlight w:val="red"/>
          <w:lang w:val="en-US"/>
        </w:rPr>
      </w:pPr>
      <w:bookmarkStart w:id="69" w:name="_Toc329602603"/>
      <w:bookmarkStart w:id="70" w:name="_Toc329604020"/>
      <w:bookmarkStart w:id="71" w:name="_Toc329604180"/>
      <w:bookmarkStart w:id="72" w:name="_Toc309041515"/>
      <w:r w:rsidRPr="001661F5">
        <w:rPr>
          <w:rFonts w:ascii="Arial" w:hAnsi="Arial" w:cs="Arial"/>
          <w:noProof/>
          <w:highlight w:val="red"/>
          <w:lang w:val="en-US"/>
        </w:rPr>
        <w:t>This section requires input from the Conformity group</w:t>
      </w:r>
      <w:r w:rsidR="001661F5" w:rsidRPr="001661F5">
        <w:rPr>
          <w:rFonts w:ascii="Arial" w:hAnsi="Arial" w:cs="Arial"/>
          <w:noProof/>
          <w:highlight w:val="red"/>
          <w:lang w:val="en-US"/>
        </w:rPr>
        <w:t>.</w:t>
      </w:r>
    </w:p>
    <w:p w14:paraId="3E2E455D" w14:textId="77777777" w:rsidR="000B3052" w:rsidRPr="009A5EAD" w:rsidRDefault="000B3052" w:rsidP="00F36454">
      <w:pPr>
        <w:pStyle w:val="Heading1"/>
        <w:jc w:val="both"/>
      </w:pPr>
      <w:r w:rsidRPr="009A5EAD">
        <w:t>Manufacturing</w:t>
      </w:r>
      <w:bookmarkEnd w:id="69"/>
      <w:bookmarkEnd w:id="70"/>
      <w:bookmarkEnd w:id="71"/>
      <w:r w:rsidRPr="009A5EAD">
        <w:t xml:space="preserve"> </w:t>
      </w:r>
    </w:p>
    <w:bookmarkStart w:id="73" w:name="Texte15"/>
    <w:p w14:paraId="1027D5D5" w14:textId="77777777" w:rsidR="000B496D" w:rsidRPr="009A5EAD" w:rsidRDefault="00536279" w:rsidP="00F36454">
      <w:pPr>
        <w:pStyle w:val="Body1"/>
        <w:ind w:left="0"/>
        <w:jc w:val="both"/>
        <w:rPr>
          <w:rFonts w:ascii="Arial" w:hAnsi="Arial" w:cs="Arial"/>
        </w:rPr>
      </w:pPr>
      <w:r w:rsidRPr="001661F5">
        <w:rPr>
          <w:rFonts w:ascii="Arial" w:hAnsi="Arial" w:cs="Arial"/>
          <w:highlight w:val="red"/>
        </w:rPr>
        <w:fldChar w:fldCharType="begin">
          <w:ffData>
            <w:name w:val="Texte15"/>
            <w:enabled/>
            <w:calcOnExit w:val="0"/>
            <w:textInput>
              <w:default w:val="Use this section to describe any special manufacturing considerations or requirements.  Provide an estimated bill of materials (a list of everything that will be packaged with the product)."/>
            </w:textInput>
          </w:ffData>
        </w:fldChar>
      </w:r>
      <w:r w:rsidR="00AE7ED8" w:rsidRPr="001661F5">
        <w:rPr>
          <w:rFonts w:ascii="Arial" w:hAnsi="Arial" w:cs="Arial"/>
          <w:highlight w:val="red"/>
        </w:rPr>
        <w:instrText xml:space="preserve"> FORMTEXT </w:instrText>
      </w:r>
      <w:r w:rsidRPr="001661F5">
        <w:rPr>
          <w:rFonts w:ascii="Arial" w:hAnsi="Arial" w:cs="Arial"/>
          <w:highlight w:val="red"/>
        </w:rPr>
      </w:r>
      <w:r w:rsidRPr="001661F5">
        <w:rPr>
          <w:rFonts w:ascii="Arial" w:hAnsi="Arial" w:cs="Arial"/>
          <w:highlight w:val="red"/>
        </w:rPr>
        <w:fldChar w:fldCharType="separate"/>
      </w:r>
      <w:r w:rsidR="00AE7ED8" w:rsidRPr="001661F5">
        <w:rPr>
          <w:rFonts w:ascii="Arial" w:hAnsi="Arial" w:cs="Arial"/>
          <w:noProof/>
          <w:highlight w:val="red"/>
        </w:rPr>
        <w:t>Use this section to describe any special manufacturing considerations or requirements.  Provide an estimated bill of materials (a list of everything that will be packaged with the product).</w:t>
      </w:r>
      <w:r w:rsidRPr="001661F5">
        <w:rPr>
          <w:rFonts w:ascii="Arial" w:hAnsi="Arial" w:cs="Arial"/>
          <w:highlight w:val="red"/>
        </w:rPr>
        <w:fldChar w:fldCharType="end"/>
      </w:r>
      <w:bookmarkEnd w:id="73"/>
      <w:r w:rsidR="000B496D" w:rsidRPr="001661F5">
        <w:rPr>
          <w:rFonts w:ascii="Arial" w:hAnsi="Arial" w:cs="Arial"/>
          <w:highlight w:val="red"/>
        </w:rPr>
        <w:t xml:space="preserve"> </w:t>
      </w:r>
      <w:r w:rsidRPr="001661F5">
        <w:rPr>
          <w:rFonts w:ascii="Arial" w:hAnsi="Arial" w:cs="Arial"/>
          <w:highlight w:val="red"/>
        </w:rPr>
        <w:fldChar w:fldCharType="begin">
          <w:ffData>
            <w:name w:val=""/>
            <w:enabled/>
            <w:calcOnExit w:val="0"/>
            <w:textInput>
              <w:default w:val="This section may require input from Manufacturing if it is a hardware product."/>
            </w:textInput>
          </w:ffData>
        </w:fldChar>
      </w:r>
      <w:r w:rsidR="00AE7ED8" w:rsidRPr="001661F5">
        <w:rPr>
          <w:rFonts w:ascii="Arial" w:hAnsi="Arial" w:cs="Arial"/>
          <w:highlight w:val="red"/>
        </w:rPr>
        <w:instrText xml:space="preserve"> FORMTEXT </w:instrText>
      </w:r>
      <w:r w:rsidRPr="001661F5">
        <w:rPr>
          <w:rFonts w:ascii="Arial" w:hAnsi="Arial" w:cs="Arial"/>
          <w:highlight w:val="red"/>
        </w:rPr>
      </w:r>
      <w:r w:rsidRPr="001661F5">
        <w:rPr>
          <w:rFonts w:ascii="Arial" w:hAnsi="Arial" w:cs="Arial"/>
          <w:highlight w:val="red"/>
        </w:rPr>
        <w:fldChar w:fldCharType="separate"/>
      </w:r>
      <w:r w:rsidR="00AE7ED8" w:rsidRPr="001661F5">
        <w:rPr>
          <w:rFonts w:ascii="Arial" w:hAnsi="Arial" w:cs="Arial"/>
          <w:noProof/>
          <w:highlight w:val="red"/>
        </w:rPr>
        <w:t>This section may require input from Manufacturing if it is a hardware product.</w:t>
      </w:r>
      <w:r w:rsidRPr="001661F5">
        <w:rPr>
          <w:rFonts w:ascii="Arial" w:hAnsi="Arial" w:cs="Arial"/>
          <w:highlight w:val="red"/>
        </w:rPr>
        <w:fldChar w:fldCharType="end"/>
      </w:r>
      <w:r w:rsidR="00F36454" w:rsidRPr="009A5EAD">
        <w:rPr>
          <w:rFonts w:ascii="Arial" w:hAnsi="Arial" w:cs="Arial"/>
        </w:rPr>
        <w:t xml:space="preserve"> </w:t>
      </w:r>
    </w:p>
    <w:p w14:paraId="63430612" w14:textId="77777777" w:rsidR="0016450A" w:rsidRPr="009A5EAD" w:rsidRDefault="0016450A" w:rsidP="00F36454">
      <w:pPr>
        <w:pStyle w:val="Heading1"/>
        <w:jc w:val="both"/>
      </w:pPr>
      <w:bookmarkStart w:id="74" w:name="_Toc329602604"/>
      <w:bookmarkStart w:id="75" w:name="_Toc329604021"/>
      <w:bookmarkStart w:id="76" w:name="_Toc329604181"/>
      <w:r w:rsidRPr="009A5EAD">
        <w:t>Packaging</w:t>
      </w:r>
      <w:bookmarkEnd w:id="74"/>
      <w:bookmarkEnd w:id="75"/>
      <w:bookmarkEnd w:id="76"/>
    </w:p>
    <w:p w14:paraId="1D4CDB80" w14:textId="4BF355A2" w:rsidR="0016450A" w:rsidRPr="009A5EAD" w:rsidRDefault="002612E5" w:rsidP="00F36454">
      <w:pPr>
        <w:pStyle w:val="Body1"/>
        <w:ind w:left="0"/>
        <w:jc w:val="both"/>
        <w:rPr>
          <w:rFonts w:ascii="Arial" w:hAnsi="Arial" w:cs="Arial"/>
        </w:rPr>
      </w:pPr>
      <w:r>
        <w:rPr>
          <w:rFonts w:ascii="Arial" w:hAnsi="Arial" w:cs="Arial"/>
          <w:noProof/>
        </w:rPr>
        <w:t xml:space="preserve">The Iris </w:t>
      </w:r>
      <w:r w:rsidR="00546643">
        <w:rPr>
          <w:rFonts w:ascii="Arial" w:hAnsi="Arial" w:cs="Arial"/>
          <w:noProof/>
        </w:rPr>
        <w:t>4</w:t>
      </w:r>
      <w:r w:rsidR="001661F5">
        <w:rPr>
          <w:rFonts w:ascii="Arial" w:hAnsi="Arial" w:cs="Arial"/>
          <w:noProof/>
        </w:rPr>
        <w:t xml:space="preserve"> </w:t>
      </w:r>
      <w:r>
        <w:rPr>
          <w:rFonts w:ascii="Arial" w:hAnsi="Arial" w:cs="Arial"/>
          <w:noProof/>
        </w:rPr>
        <w:t xml:space="preserve">is to be packaged like the </w:t>
      </w:r>
      <w:r w:rsidR="00342BFD">
        <w:rPr>
          <w:rFonts w:ascii="Arial" w:hAnsi="Arial" w:cs="Arial"/>
          <w:noProof/>
        </w:rPr>
        <w:t xml:space="preserve">current </w:t>
      </w:r>
      <w:r>
        <w:rPr>
          <w:rFonts w:ascii="Arial" w:hAnsi="Arial" w:cs="Arial"/>
          <w:noProof/>
        </w:rPr>
        <w:t>Iris GT</w:t>
      </w:r>
      <w:r w:rsidR="00546643">
        <w:rPr>
          <w:rFonts w:ascii="Arial" w:hAnsi="Arial" w:cs="Arial"/>
          <w:noProof/>
        </w:rPr>
        <w:t>R</w:t>
      </w:r>
      <w:r>
        <w:rPr>
          <w:rFonts w:ascii="Arial" w:hAnsi="Arial" w:cs="Arial"/>
          <w:noProof/>
        </w:rPr>
        <w:t>.</w:t>
      </w:r>
      <w:r w:rsidR="00AE7ED8" w:rsidRPr="009A5EAD">
        <w:rPr>
          <w:rFonts w:ascii="Arial" w:hAnsi="Arial" w:cs="Arial"/>
        </w:rPr>
        <w:t xml:space="preserve"> </w:t>
      </w:r>
    </w:p>
    <w:p w14:paraId="288D73C0" w14:textId="77777777" w:rsidR="000B496D" w:rsidRPr="009A5EAD" w:rsidRDefault="0016450A" w:rsidP="00F36454">
      <w:pPr>
        <w:pStyle w:val="Heading1"/>
        <w:jc w:val="both"/>
      </w:pPr>
      <w:bookmarkStart w:id="77" w:name="_Toc329602605"/>
      <w:bookmarkStart w:id="78" w:name="_Toc329604022"/>
      <w:bookmarkStart w:id="79" w:name="_Toc329604182"/>
      <w:r w:rsidRPr="009A5EAD">
        <w:lastRenderedPageBreak/>
        <w:t>Maintenance</w:t>
      </w:r>
      <w:bookmarkEnd w:id="77"/>
      <w:bookmarkEnd w:id="78"/>
      <w:bookmarkEnd w:id="79"/>
    </w:p>
    <w:bookmarkStart w:id="80" w:name="Texte17"/>
    <w:p w14:paraId="559E53B5" w14:textId="77777777" w:rsidR="0016450A" w:rsidRPr="009A5EAD" w:rsidRDefault="00536279" w:rsidP="00F36454">
      <w:pPr>
        <w:pStyle w:val="Body1"/>
        <w:ind w:left="0"/>
        <w:jc w:val="both"/>
        <w:rPr>
          <w:rFonts w:ascii="Arial" w:hAnsi="Arial" w:cs="Arial"/>
        </w:rPr>
      </w:pPr>
      <w:r w:rsidRPr="001661F5">
        <w:rPr>
          <w:rFonts w:ascii="Arial" w:hAnsi="Arial" w:cs="Arial"/>
          <w:highlight w:val="red"/>
        </w:rPr>
        <w:fldChar w:fldCharType="begin">
          <w:ffData>
            <w:name w:val="Texte17"/>
            <w:enabled/>
            <w:calcOnExit w:val="0"/>
            <w:textInput>
              <w:default w:val="This section is used (primarily for a hardware product) to describe any special maintenance requirements.  May require input from customer service."/>
            </w:textInput>
          </w:ffData>
        </w:fldChar>
      </w:r>
      <w:r w:rsidR="00AE7ED8" w:rsidRPr="001661F5">
        <w:rPr>
          <w:rFonts w:ascii="Arial" w:hAnsi="Arial" w:cs="Arial"/>
          <w:highlight w:val="red"/>
        </w:rPr>
        <w:instrText xml:space="preserve"> FORMTEXT </w:instrText>
      </w:r>
      <w:r w:rsidRPr="001661F5">
        <w:rPr>
          <w:rFonts w:ascii="Arial" w:hAnsi="Arial" w:cs="Arial"/>
          <w:highlight w:val="red"/>
        </w:rPr>
      </w:r>
      <w:r w:rsidRPr="001661F5">
        <w:rPr>
          <w:rFonts w:ascii="Arial" w:hAnsi="Arial" w:cs="Arial"/>
          <w:highlight w:val="red"/>
        </w:rPr>
        <w:fldChar w:fldCharType="separate"/>
      </w:r>
      <w:r w:rsidR="00AE7ED8" w:rsidRPr="001661F5">
        <w:rPr>
          <w:rFonts w:ascii="Arial" w:hAnsi="Arial" w:cs="Arial"/>
          <w:noProof/>
          <w:highlight w:val="red"/>
        </w:rPr>
        <w:t>This section is used (primarily for a hardware product) to describe any special maintenance requirements.  May require input from customer service.</w:t>
      </w:r>
      <w:r w:rsidRPr="001661F5">
        <w:rPr>
          <w:rFonts w:ascii="Arial" w:hAnsi="Arial" w:cs="Arial"/>
          <w:highlight w:val="red"/>
        </w:rPr>
        <w:fldChar w:fldCharType="end"/>
      </w:r>
      <w:bookmarkEnd w:id="80"/>
      <w:r w:rsidR="00AE7ED8" w:rsidRPr="009A5EAD">
        <w:rPr>
          <w:rFonts w:ascii="Arial" w:hAnsi="Arial" w:cs="Arial"/>
        </w:rPr>
        <w:t xml:space="preserve"> </w:t>
      </w:r>
    </w:p>
    <w:p w14:paraId="35FE211E" w14:textId="77777777" w:rsidR="006D43BF" w:rsidRPr="009A5EAD" w:rsidRDefault="006D43BF" w:rsidP="00F36454">
      <w:pPr>
        <w:pStyle w:val="Heading1"/>
        <w:jc w:val="both"/>
      </w:pPr>
      <w:bookmarkStart w:id="81" w:name="_Toc329602606"/>
      <w:bookmarkStart w:id="82" w:name="_Toc329604023"/>
      <w:bookmarkStart w:id="83" w:name="_Toc329604183"/>
      <w:bookmarkStart w:id="84" w:name="_Toc309041517"/>
      <w:bookmarkEnd w:id="72"/>
      <w:r w:rsidRPr="009A5EAD">
        <w:t>Product Cost Target</w:t>
      </w:r>
      <w:bookmarkEnd w:id="81"/>
      <w:bookmarkEnd w:id="82"/>
      <w:bookmarkEnd w:id="83"/>
      <w:bookmarkEnd w:id="84"/>
    </w:p>
    <w:p w14:paraId="714957FC" w14:textId="63E2931B" w:rsidR="006D43BF" w:rsidRPr="009A5EAD" w:rsidRDefault="002612E5" w:rsidP="00F36454">
      <w:pPr>
        <w:jc w:val="both"/>
        <w:rPr>
          <w:rFonts w:ascii="Arial" w:hAnsi="Arial" w:cs="Arial"/>
          <w:lang w:val="en-US"/>
        </w:rPr>
      </w:pPr>
      <w:r>
        <w:rPr>
          <w:rFonts w:ascii="Arial" w:hAnsi="Arial" w:cs="Arial"/>
          <w:noProof/>
          <w:lang w:val="en-US"/>
        </w:rPr>
        <w:t xml:space="preserve">Competition in this marketspace is mainly from Cognex. We </w:t>
      </w:r>
      <w:r w:rsidR="00E96881">
        <w:rPr>
          <w:rFonts w:ascii="Arial" w:hAnsi="Arial" w:cs="Arial"/>
          <w:noProof/>
          <w:lang w:val="en-US"/>
        </w:rPr>
        <w:t xml:space="preserve">still </w:t>
      </w:r>
      <w:r>
        <w:rPr>
          <w:rFonts w:ascii="Arial" w:hAnsi="Arial" w:cs="Arial"/>
          <w:noProof/>
          <w:lang w:val="en-US"/>
        </w:rPr>
        <w:t xml:space="preserve">need to compete on price. </w:t>
      </w:r>
      <w:r w:rsidR="00E4656A">
        <w:rPr>
          <w:rFonts w:ascii="Arial" w:hAnsi="Arial" w:cs="Arial"/>
          <w:noProof/>
          <w:lang w:val="en-US"/>
        </w:rPr>
        <w:t>BoM c</w:t>
      </w:r>
      <w:r>
        <w:rPr>
          <w:rFonts w:ascii="Arial" w:hAnsi="Arial" w:cs="Arial"/>
          <w:noProof/>
          <w:lang w:val="en-US"/>
        </w:rPr>
        <w:t xml:space="preserve">ost should be less than $300 per unit including memory, storage, </w:t>
      </w:r>
      <w:r w:rsidR="00F81653">
        <w:rPr>
          <w:rFonts w:ascii="Arial" w:hAnsi="Arial" w:cs="Arial"/>
          <w:noProof/>
          <w:lang w:val="en-US"/>
        </w:rPr>
        <w:t xml:space="preserve">and </w:t>
      </w:r>
      <w:r>
        <w:rPr>
          <w:rFonts w:ascii="Arial" w:hAnsi="Arial" w:cs="Arial"/>
          <w:noProof/>
          <w:lang w:val="en-US"/>
        </w:rPr>
        <w:t>BIOS.</w:t>
      </w:r>
      <w:r w:rsidR="00AE7ED8" w:rsidRPr="009A5EAD">
        <w:rPr>
          <w:rFonts w:ascii="Arial" w:hAnsi="Arial" w:cs="Arial"/>
          <w:lang w:val="en-CA"/>
        </w:rPr>
        <w:t xml:space="preserve"> </w:t>
      </w:r>
    </w:p>
    <w:p w14:paraId="25C14174" w14:textId="77777777" w:rsidR="00D54A2F" w:rsidRPr="009A5EAD" w:rsidRDefault="00D54A2F" w:rsidP="00F36454">
      <w:pPr>
        <w:pStyle w:val="Heading1"/>
        <w:jc w:val="both"/>
      </w:pPr>
      <w:bookmarkStart w:id="85" w:name="_Toc329602607"/>
      <w:bookmarkStart w:id="86" w:name="_Toc329604024"/>
      <w:bookmarkStart w:id="87" w:name="_Toc329604184"/>
      <w:bookmarkStart w:id="88" w:name="_Toc309041518"/>
      <w:r w:rsidRPr="009A5EAD">
        <w:t>Estimated Sales Forecast</w:t>
      </w:r>
      <w:bookmarkEnd w:id="85"/>
      <w:bookmarkEnd w:id="86"/>
      <w:bookmarkEnd w:id="87"/>
    </w:p>
    <w:p w14:paraId="01F8CFFE" w14:textId="77777777" w:rsidR="0014757C" w:rsidRPr="009A5EAD" w:rsidRDefault="00546643" w:rsidP="00F36454">
      <w:pPr>
        <w:pStyle w:val="Body1"/>
        <w:ind w:left="0"/>
        <w:jc w:val="both"/>
        <w:rPr>
          <w:rFonts w:ascii="Arial" w:hAnsi="Arial" w:cs="Arial"/>
        </w:rPr>
      </w:pPr>
      <w:r>
        <w:rPr>
          <w:rFonts w:ascii="Arial" w:hAnsi="Arial" w:cs="Arial"/>
          <w:noProof/>
        </w:rPr>
        <w:t>1000</w:t>
      </w:r>
      <w:r w:rsidR="002612E5">
        <w:rPr>
          <w:rFonts w:ascii="Arial" w:hAnsi="Arial" w:cs="Arial"/>
          <w:noProof/>
        </w:rPr>
        <w:t xml:space="preserve"> or so units in 20</w:t>
      </w:r>
      <w:r>
        <w:rPr>
          <w:rFonts w:ascii="Arial" w:hAnsi="Arial" w:cs="Arial"/>
          <w:noProof/>
        </w:rPr>
        <w:t>21</w:t>
      </w:r>
      <w:r w:rsidR="002612E5">
        <w:rPr>
          <w:rFonts w:ascii="Arial" w:hAnsi="Arial" w:cs="Arial"/>
          <w:noProof/>
        </w:rPr>
        <w:t>. Around 1,</w:t>
      </w:r>
      <w:r>
        <w:rPr>
          <w:rFonts w:ascii="Arial" w:hAnsi="Arial" w:cs="Arial"/>
          <w:noProof/>
        </w:rPr>
        <w:t>5</w:t>
      </w:r>
      <w:r w:rsidR="002612E5">
        <w:rPr>
          <w:rFonts w:ascii="Arial" w:hAnsi="Arial" w:cs="Arial"/>
          <w:noProof/>
        </w:rPr>
        <w:t>00</w:t>
      </w:r>
      <w:r>
        <w:rPr>
          <w:rFonts w:ascii="Arial" w:hAnsi="Arial" w:cs="Arial"/>
          <w:noProof/>
        </w:rPr>
        <w:t>-2000</w:t>
      </w:r>
      <w:r w:rsidR="002612E5">
        <w:rPr>
          <w:rFonts w:ascii="Arial" w:hAnsi="Arial" w:cs="Arial"/>
          <w:noProof/>
        </w:rPr>
        <w:t xml:space="preserve"> units in 20</w:t>
      </w:r>
      <w:r>
        <w:rPr>
          <w:rFonts w:ascii="Arial" w:hAnsi="Arial" w:cs="Arial"/>
          <w:noProof/>
        </w:rPr>
        <w:t>22</w:t>
      </w:r>
      <w:r w:rsidR="002612E5">
        <w:rPr>
          <w:rFonts w:ascii="Arial" w:hAnsi="Arial" w:cs="Arial"/>
          <w:noProof/>
        </w:rPr>
        <w:t xml:space="preserve"> to 20</w:t>
      </w:r>
      <w:r>
        <w:rPr>
          <w:rFonts w:ascii="Arial" w:hAnsi="Arial" w:cs="Arial"/>
          <w:noProof/>
        </w:rPr>
        <w:t>25</w:t>
      </w:r>
      <w:r w:rsidR="002612E5">
        <w:rPr>
          <w:rFonts w:ascii="Arial" w:hAnsi="Arial" w:cs="Arial"/>
          <w:noProof/>
        </w:rPr>
        <w:t>.</w:t>
      </w:r>
      <w:r w:rsidR="00AE7ED8" w:rsidRPr="009A5EAD">
        <w:rPr>
          <w:rFonts w:ascii="Arial" w:hAnsi="Arial" w:cs="Arial"/>
        </w:rPr>
        <w:t xml:space="preserve"> </w:t>
      </w:r>
    </w:p>
    <w:p w14:paraId="414FF660" w14:textId="77777777" w:rsidR="00D54A2F" w:rsidRPr="009A5EAD" w:rsidRDefault="004B7434" w:rsidP="00F36454">
      <w:pPr>
        <w:pStyle w:val="Heading1"/>
        <w:jc w:val="both"/>
      </w:pPr>
      <w:bookmarkStart w:id="89" w:name="_Toc329602608"/>
      <w:bookmarkStart w:id="90" w:name="_Toc329604025"/>
      <w:bookmarkStart w:id="91" w:name="_Toc329604185"/>
      <w:r w:rsidRPr="009A5EAD">
        <w:t>Impact on Other Products</w:t>
      </w:r>
      <w:bookmarkEnd w:id="89"/>
      <w:bookmarkEnd w:id="90"/>
      <w:bookmarkEnd w:id="91"/>
    </w:p>
    <w:p w14:paraId="33AB9612" w14:textId="77777777" w:rsidR="004B7434" w:rsidRPr="009A5EAD" w:rsidRDefault="002612E5" w:rsidP="00F36454">
      <w:pPr>
        <w:pStyle w:val="Body1"/>
        <w:ind w:left="0"/>
        <w:jc w:val="both"/>
        <w:rPr>
          <w:rFonts w:ascii="Arial" w:hAnsi="Arial" w:cs="Arial"/>
          <w:noProof/>
        </w:rPr>
      </w:pPr>
      <w:r>
        <w:rPr>
          <w:rFonts w:ascii="Arial" w:hAnsi="Arial" w:cs="Arial"/>
          <w:noProof/>
        </w:rPr>
        <w:t xml:space="preserve">Iris </w:t>
      </w:r>
      <w:r w:rsidR="00546643">
        <w:rPr>
          <w:rFonts w:ascii="Arial" w:hAnsi="Arial" w:cs="Arial"/>
          <w:noProof/>
        </w:rPr>
        <w:t>4</w:t>
      </w:r>
      <w:r w:rsidR="001661F5">
        <w:rPr>
          <w:rFonts w:ascii="Arial" w:hAnsi="Arial" w:cs="Arial"/>
          <w:noProof/>
        </w:rPr>
        <w:t xml:space="preserve"> </w:t>
      </w:r>
      <w:r>
        <w:rPr>
          <w:rFonts w:ascii="Arial" w:hAnsi="Arial" w:cs="Arial"/>
          <w:noProof/>
        </w:rPr>
        <w:t>is a replacement product for the Iris GT</w:t>
      </w:r>
      <w:r w:rsidR="00546643">
        <w:rPr>
          <w:rFonts w:ascii="Arial" w:hAnsi="Arial" w:cs="Arial"/>
          <w:noProof/>
        </w:rPr>
        <w:t>R</w:t>
      </w:r>
      <w:r>
        <w:rPr>
          <w:rFonts w:ascii="Arial" w:hAnsi="Arial" w:cs="Arial"/>
          <w:noProof/>
        </w:rPr>
        <w:t xml:space="preserve"> which is </w:t>
      </w:r>
      <w:r w:rsidR="00546643">
        <w:rPr>
          <w:rFonts w:ascii="Arial" w:hAnsi="Arial" w:cs="Arial"/>
          <w:noProof/>
        </w:rPr>
        <w:t>becoming outdated</w:t>
      </w:r>
      <w:r>
        <w:rPr>
          <w:rFonts w:ascii="Arial" w:hAnsi="Arial" w:cs="Arial"/>
          <w:noProof/>
        </w:rPr>
        <w:t>.</w:t>
      </w:r>
      <w:del w:id="92" w:author="Francois Barlow" w:date="2019-12-09T09:31:00Z">
        <w:r w:rsidR="00AE7ED8" w:rsidRPr="009A5EAD" w:rsidDel="003147FD">
          <w:rPr>
            <w:rFonts w:ascii="Arial" w:hAnsi="Arial" w:cs="Arial"/>
          </w:rPr>
          <w:delText xml:space="preserve"> </w:delText>
        </w:r>
      </w:del>
    </w:p>
    <w:p w14:paraId="58A90F2C" w14:textId="77777777" w:rsidR="004B7434" w:rsidRPr="009A5EAD" w:rsidRDefault="00137AD9" w:rsidP="00F36454">
      <w:pPr>
        <w:pStyle w:val="Heading1"/>
        <w:jc w:val="both"/>
      </w:pPr>
      <w:bookmarkStart w:id="93" w:name="_Toc329602609"/>
      <w:bookmarkStart w:id="94" w:name="_Toc329604026"/>
      <w:bookmarkStart w:id="95" w:name="_Toc329604186"/>
      <w:r w:rsidRPr="009A5EAD">
        <w:t>Preliminary Schedule (with time to market as the driver)</w:t>
      </w:r>
      <w:bookmarkEnd w:id="93"/>
      <w:bookmarkEnd w:id="94"/>
      <w:bookmarkEnd w:id="95"/>
    </w:p>
    <w:p w14:paraId="68B7F4A2" w14:textId="06326920" w:rsidR="00352265" w:rsidRPr="009A5EAD" w:rsidRDefault="00EF50B2" w:rsidP="00F36454">
      <w:pPr>
        <w:pStyle w:val="Body1"/>
        <w:ind w:left="0"/>
        <w:jc w:val="both"/>
        <w:rPr>
          <w:rFonts w:ascii="Arial" w:hAnsi="Arial" w:cs="Arial"/>
        </w:rPr>
      </w:pPr>
      <w:bookmarkStart w:id="96" w:name="_Toc309041525"/>
      <w:bookmarkStart w:id="97" w:name="_Toc329602610"/>
      <w:bookmarkEnd w:id="88"/>
      <w:r>
        <w:rPr>
          <w:rFonts w:ascii="Arial" w:hAnsi="Arial" w:cs="Arial"/>
        </w:rPr>
        <w:t xml:space="preserve">The Iris 4 should be ready for customers by </w:t>
      </w:r>
      <w:r w:rsidR="00FA7374">
        <w:rPr>
          <w:rFonts w:ascii="Arial" w:hAnsi="Arial" w:cs="Arial"/>
        </w:rPr>
        <w:t>f</w:t>
      </w:r>
      <w:r>
        <w:rPr>
          <w:rFonts w:ascii="Arial" w:hAnsi="Arial" w:cs="Arial"/>
        </w:rPr>
        <w:t>all 2020</w:t>
      </w:r>
      <w:r w:rsidR="00041C04">
        <w:rPr>
          <w:rFonts w:ascii="Arial" w:hAnsi="Arial" w:cs="Arial"/>
        </w:rPr>
        <w:t>.</w:t>
      </w:r>
    </w:p>
    <w:p w14:paraId="7430C909" w14:textId="77777777" w:rsidR="002F3E7E" w:rsidRPr="009A5EAD" w:rsidRDefault="007C44C6" w:rsidP="00F36454">
      <w:pPr>
        <w:pStyle w:val="Heading1"/>
        <w:jc w:val="both"/>
      </w:pPr>
      <w:bookmarkStart w:id="98" w:name="_Toc309041534"/>
      <w:bookmarkStart w:id="99" w:name="_Toc329602611"/>
      <w:bookmarkStart w:id="100" w:name="_Toc329604028"/>
      <w:bookmarkStart w:id="101" w:name="_Toc329604188"/>
      <w:bookmarkEnd w:id="96"/>
      <w:bookmarkEnd w:id="97"/>
      <w:r w:rsidRPr="009A5EAD">
        <w:t>Critical Success Factors</w:t>
      </w:r>
      <w:bookmarkEnd w:id="98"/>
      <w:bookmarkEnd w:id="99"/>
      <w:bookmarkEnd w:id="100"/>
      <w:bookmarkEnd w:id="101"/>
      <w:r w:rsidRPr="009A5EAD">
        <w:t xml:space="preserve"> </w:t>
      </w:r>
      <w:r w:rsidR="002F3E7E" w:rsidRPr="009A5EAD">
        <w:t xml:space="preserve"> </w:t>
      </w:r>
    </w:p>
    <w:p w14:paraId="0E9D447A" w14:textId="77777777" w:rsidR="002F3E7E" w:rsidRPr="00F36454" w:rsidRDefault="002612E5" w:rsidP="00F36454">
      <w:pPr>
        <w:jc w:val="both"/>
        <w:rPr>
          <w:rFonts w:ascii="Arial" w:hAnsi="Arial" w:cs="Arial"/>
          <w:lang w:val="en-US"/>
        </w:rPr>
      </w:pPr>
      <w:r>
        <w:rPr>
          <w:rFonts w:ascii="Arial" w:hAnsi="Arial" w:cs="Arial"/>
          <w:noProof/>
          <w:lang w:val="en-US"/>
        </w:rPr>
        <w:t xml:space="preserve">A timely introduction of the smart camera with all of its features </w:t>
      </w:r>
      <w:commentRangeStart w:id="102"/>
      <w:r>
        <w:rPr>
          <w:rFonts w:ascii="Arial" w:hAnsi="Arial" w:cs="Arial"/>
          <w:noProof/>
          <w:lang w:val="en-US"/>
        </w:rPr>
        <w:t xml:space="preserve">implemented and working. </w:t>
      </w:r>
      <w:commentRangeEnd w:id="102"/>
      <w:r w:rsidR="00AC7EE4">
        <w:rPr>
          <w:rStyle w:val="CommentReference"/>
        </w:rPr>
        <w:commentReference w:id="102"/>
      </w:r>
      <w:r>
        <w:rPr>
          <w:rFonts w:ascii="Arial" w:hAnsi="Arial" w:cs="Arial"/>
          <w:noProof/>
          <w:lang w:val="en-US"/>
        </w:rPr>
        <w:t>Having all sensor options more or less at the same time.</w:t>
      </w:r>
    </w:p>
    <w:p w14:paraId="4258A681" w14:textId="77777777" w:rsidR="0021419F" w:rsidRPr="009A5EAD" w:rsidRDefault="0021419F" w:rsidP="00F36454">
      <w:pPr>
        <w:pStyle w:val="Heading1"/>
        <w:ind w:hanging="851"/>
        <w:jc w:val="both"/>
      </w:pPr>
      <w:bookmarkStart w:id="103" w:name="_Toc403905592"/>
      <w:bookmarkStart w:id="104" w:name="_Toc309041538"/>
      <w:bookmarkStart w:id="105" w:name="_Toc329602612"/>
      <w:bookmarkStart w:id="106" w:name="_Toc329604029"/>
      <w:bookmarkStart w:id="107" w:name="_Toc329604189"/>
      <w:r w:rsidRPr="009A5EAD">
        <w:t>Documentation</w:t>
      </w:r>
      <w:bookmarkStart w:id="108" w:name="_GoBack"/>
      <w:bookmarkEnd w:id="103"/>
      <w:bookmarkEnd w:id="104"/>
      <w:bookmarkEnd w:id="105"/>
      <w:bookmarkEnd w:id="106"/>
      <w:bookmarkEnd w:id="107"/>
      <w:bookmarkEnd w:id="108"/>
    </w:p>
    <w:bookmarkEnd w:id="7"/>
    <w:bookmarkEnd w:id="8"/>
    <w:bookmarkEnd w:id="9"/>
    <w:bookmarkEnd w:id="10"/>
    <w:p w14:paraId="5DF886D1" w14:textId="77777777" w:rsidR="00A848C2" w:rsidRPr="00803C40" w:rsidRDefault="00C2364D" w:rsidP="002612E5">
      <w:pPr>
        <w:pStyle w:val="Body1"/>
        <w:ind w:left="0"/>
        <w:jc w:val="both"/>
        <w:rPr>
          <w:rFonts w:ascii="Arial" w:hAnsi="Arial" w:cs="Arial"/>
          <w:b/>
          <w:color w:val="0000FF"/>
          <w:sz w:val="28"/>
          <w:szCs w:val="28"/>
        </w:rPr>
      </w:pPr>
      <w:r>
        <w:rPr>
          <w:rFonts w:ascii="Arial" w:hAnsi="Arial" w:cs="Arial"/>
          <w:noProof/>
        </w:rPr>
        <w:t xml:space="preserve">As </w:t>
      </w:r>
      <w:r w:rsidR="002612E5">
        <w:rPr>
          <w:rFonts w:ascii="Arial" w:hAnsi="Arial" w:cs="Arial"/>
          <w:noProof/>
        </w:rPr>
        <w:t>for the Iris GT</w:t>
      </w:r>
      <w:r w:rsidR="00EF50B2">
        <w:rPr>
          <w:rFonts w:ascii="Arial" w:hAnsi="Arial" w:cs="Arial"/>
          <w:noProof/>
        </w:rPr>
        <w:t>R</w:t>
      </w:r>
      <w:r w:rsidR="002612E5">
        <w:rPr>
          <w:rFonts w:ascii="Arial" w:hAnsi="Arial" w:cs="Arial"/>
          <w:noProof/>
        </w:rPr>
        <w:t xml:space="preserve">, the Iris </w:t>
      </w:r>
      <w:r w:rsidR="00546643">
        <w:rPr>
          <w:rFonts w:ascii="Arial" w:hAnsi="Arial" w:cs="Arial"/>
          <w:noProof/>
        </w:rPr>
        <w:t>4</w:t>
      </w:r>
      <w:r>
        <w:rPr>
          <w:rFonts w:ascii="Arial" w:hAnsi="Arial" w:cs="Arial"/>
          <w:noProof/>
        </w:rPr>
        <w:t xml:space="preserve"> </w:t>
      </w:r>
      <w:r w:rsidR="002612E5">
        <w:rPr>
          <w:rFonts w:ascii="Arial" w:hAnsi="Arial" w:cs="Arial"/>
          <w:noProof/>
        </w:rPr>
        <w:t>requires</w:t>
      </w:r>
      <w:r w:rsidR="00EF50B2">
        <w:rPr>
          <w:rFonts w:ascii="Arial" w:hAnsi="Arial" w:cs="Arial"/>
          <w:noProof/>
        </w:rPr>
        <w:t xml:space="preserve"> </w:t>
      </w:r>
      <w:r>
        <w:rPr>
          <w:rFonts w:ascii="Arial" w:hAnsi="Arial" w:cs="Arial"/>
          <w:noProof/>
        </w:rPr>
        <w:t xml:space="preserve">an Installation and Technical Reference </w:t>
      </w:r>
      <w:r w:rsidR="002612E5">
        <w:rPr>
          <w:rFonts w:ascii="Arial" w:hAnsi="Arial" w:cs="Arial"/>
          <w:noProof/>
        </w:rPr>
        <w:t>manual</w:t>
      </w:r>
      <w:r>
        <w:rPr>
          <w:rFonts w:ascii="Arial" w:hAnsi="Arial" w:cs="Arial"/>
          <w:noProof/>
        </w:rPr>
        <w:t xml:space="preserve"> in electronic form</w:t>
      </w:r>
      <w:r w:rsidR="002612E5">
        <w:rPr>
          <w:rFonts w:ascii="Arial" w:hAnsi="Arial" w:cs="Arial"/>
          <w:noProof/>
        </w:rPr>
        <w:t xml:space="preserve">. </w:t>
      </w:r>
      <w:r w:rsidR="00546643">
        <w:rPr>
          <w:rFonts w:ascii="Arial" w:hAnsi="Arial" w:cs="Arial"/>
          <w:noProof/>
        </w:rPr>
        <w:t xml:space="preserve">A </w:t>
      </w:r>
      <w:r>
        <w:rPr>
          <w:rFonts w:ascii="Arial" w:hAnsi="Arial" w:cs="Arial"/>
          <w:noProof/>
        </w:rPr>
        <w:t>Quick Start guide</w:t>
      </w:r>
      <w:r w:rsidR="00546643">
        <w:rPr>
          <w:rFonts w:ascii="Arial" w:hAnsi="Arial" w:cs="Arial"/>
          <w:noProof/>
        </w:rPr>
        <w:t xml:space="preserve"> video should be available from Vision Academy</w:t>
      </w:r>
      <w:r>
        <w:rPr>
          <w:rFonts w:ascii="Arial" w:hAnsi="Arial" w:cs="Arial"/>
          <w:noProof/>
        </w:rPr>
        <w:t>.</w:t>
      </w:r>
    </w:p>
    <w:sectPr w:rsidR="00A848C2" w:rsidRPr="00803C40" w:rsidSect="007048E6">
      <w:headerReference w:type="even" r:id="rId10"/>
      <w:headerReference w:type="default" r:id="rId11"/>
      <w:footerReference w:type="even" r:id="rId12"/>
      <w:footerReference w:type="default" r:id="rId13"/>
      <w:headerReference w:type="first" r:id="rId14"/>
      <w:footerReference w:type="first" r:id="rId15"/>
      <w:type w:val="continuous"/>
      <w:pgSz w:w="12242" w:h="15842"/>
      <w:pgMar w:top="1440" w:right="1021" w:bottom="1440"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Pierre-Olivier Lessard" w:date="2019-12-09T06:57:00Z" w:initials="PL">
    <w:p w14:paraId="57503B30" w14:textId="272A3748" w:rsidR="00100C7E" w:rsidRDefault="00100C7E">
      <w:pPr>
        <w:pStyle w:val="CommentText"/>
      </w:pPr>
      <w:r>
        <w:rPr>
          <w:rStyle w:val="CommentReference"/>
        </w:rPr>
        <w:annotationRef/>
      </w:r>
      <w:r>
        <w:t>x64 ?</w:t>
      </w:r>
    </w:p>
  </w:comment>
  <w:comment w:id="27" w:author="Francois Barlow" w:date="2019-12-09T08:49:00Z" w:initials="FB">
    <w:p w14:paraId="59EBAC0D" w14:textId="221C0ED4" w:rsidR="00405666" w:rsidRPr="00405666" w:rsidRDefault="00405666">
      <w:pPr>
        <w:pStyle w:val="CommentText"/>
      </w:pPr>
      <w:r>
        <w:rPr>
          <w:rStyle w:val="CommentReference"/>
        </w:rPr>
        <w:annotationRef/>
      </w:r>
      <w:r>
        <w:t>x86 pour l’architecture CPU (Intel et AMD). X64 est plus précis mais probablement moins utilisé.</w:t>
      </w:r>
    </w:p>
  </w:comment>
  <w:comment w:id="31" w:author="Francois Barlow" w:date="2019-12-09T09:13:00Z" w:initials="FB">
    <w:p w14:paraId="5247FF0B" w14:textId="1965B9CC" w:rsidR="00584ADD" w:rsidRPr="00584ADD" w:rsidRDefault="00584ADD">
      <w:pPr>
        <w:pStyle w:val="CommentText"/>
        <w:rPr>
          <w:lang w:val="en-CA"/>
        </w:rPr>
      </w:pPr>
      <w:r>
        <w:rPr>
          <w:rStyle w:val="CommentReference"/>
        </w:rPr>
        <w:annotationRef/>
      </w:r>
      <w:r w:rsidRPr="00584ADD">
        <w:rPr>
          <w:lang w:val="en-CA"/>
        </w:rPr>
        <w:t xml:space="preserve">Specify specs instead of reference to </w:t>
      </w:r>
      <w:proofErr w:type="spellStart"/>
      <w:r w:rsidRPr="00584ADD">
        <w:rPr>
          <w:lang w:val="en-CA"/>
        </w:rPr>
        <w:t>goldeck</w:t>
      </w:r>
      <w:proofErr w:type="spellEnd"/>
      <w:r w:rsidRPr="00584ADD">
        <w:rPr>
          <w:lang w:val="en-CA"/>
        </w:rPr>
        <w:t xml:space="preserve"> document.</w:t>
      </w:r>
    </w:p>
  </w:comment>
  <w:comment w:id="32" w:author="Francois Barlow" w:date="2019-12-09T09:10:00Z" w:initials="FB">
    <w:p w14:paraId="49C68052" w14:textId="0FB9BA5F" w:rsidR="004B7EA5" w:rsidRPr="004B7EA5" w:rsidRDefault="004B7EA5">
      <w:pPr>
        <w:pStyle w:val="CommentText"/>
        <w:rPr>
          <w:lang w:val="en-CA"/>
        </w:rPr>
      </w:pPr>
      <w:r>
        <w:rPr>
          <w:rStyle w:val="CommentReference"/>
        </w:rPr>
        <w:annotationRef/>
      </w:r>
      <w:r w:rsidRPr="004B7EA5">
        <w:rPr>
          <w:lang w:val="en-CA"/>
        </w:rPr>
        <w:t xml:space="preserve">Can we elaborate? Bandwidth </w:t>
      </w:r>
      <w:proofErr w:type="spellStart"/>
      <w:r w:rsidRPr="004B7EA5">
        <w:rPr>
          <w:lang w:val="en-CA"/>
        </w:rPr>
        <w:t>mémoire</w:t>
      </w:r>
      <w:proofErr w:type="spellEnd"/>
      <w:r w:rsidRPr="004B7EA5">
        <w:rPr>
          <w:lang w:val="en-CA"/>
        </w:rPr>
        <w:t>, computer power, etc.</w:t>
      </w:r>
    </w:p>
  </w:comment>
  <w:comment w:id="33" w:author="Francois Barlow" w:date="2019-12-09T09:06:00Z" w:initials="FB">
    <w:p w14:paraId="4D92E48F" w14:textId="353D4597" w:rsidR="004B7EA5" w:rsidRPr="004B7EA5" w:rsidRDefault="004B7EA5">
      <w:pPr>
        <w:pStyle w:val="CommentText"/>
        <w:rPr>
          <w:lang w:val="en-CA"/>
        </w:rPr>
      </w:pPr>
      <w:r>
        <w:rPr>
          <w:rStyle w:val="CommentReference"/>
        </w:rPr>
        <w:annotationRef/>
      </w:r>
      <w:r w:rsidRPr="004B7EA5">
        <w:rPr>
          <w:lang w:val="en-CA"/>
        </w:rPr>
        <w:t>Sinking and sourcing requirements? Speed?</w:t>
      </w:r>
    </w:p>
  </w:comment>
  <w:comment w:id="34" w:author="Pierre-Olivier Lessard" w:date="2019-12-09T06:58:00Z" w:initials="PL">
    <w:p w14:paraId="7F34EF37" w14:textId="71F43713" w:rsidR="00100C7E" w:rsidRPr="00405666" w:rsidRDefault="00100C7E">
      <w:pPr>
        <w:pStyle w:val="CommentText"/>
        <w:rPr>
          <w:lang w:val="en-CA"/>
        </w:rPr>
      </w:pPr>
      <w:r>
        <w:rPr>
          <w:rStyle w:val="CommentReference"/>
        </w:rPr>
        <w:annotationRef/>
      </w:r>
      <w:r w:rsidRPr="00405666">
        <w:rPr>
          <w:lang w:val="en-CA"/>
        </w:rPr>
        <w:t>4 inputs?</w:t>
      </w:r>
    </w:p>
  </w:comment>
  <w:comment w:id="35" w:author="Francois Barlow" w:date="2019-12-09T09:07:00Z" w:initials="FB">
    <w:p w14:paraId="0AA37239" w14:textId="6390EC4F" w:rsidR="004B7EA5" w:rsidRPr="004B7EA5" w:rsidRDefault="004B7EA5">
      <w:pPr>
        <w:pStyle w:val="CommentText"/>
        <w:rPr>
          <w:lang w:val="en-CA"/>
        </w:rPr>
      </w:pPr>
      <w:r>
        <w:rPr>
          <w:rStyle w:val="CommentReference"/>
        </w:rPr>
        <w:annotationRef/>
      </w:r>
      <w:r w:rsidRPr="004B7EA5">
        <w:rPr>
          <w:lang w:val="en-CA"/>
        </w:rPr>
        <w:t xml:space="preserve">Separated COM pin?? </w:t>
      </w:r>
      <w:r>
        <w:rPr>
          <w:lang w:val="en-CA"/>
        </w:rPr>
        <w:t>Not enough pins on M12 connector…</w:t>
      </w:r>
    </w:p>
  </w:comment>
  <w:comment w:id="36" w:author="Pierre-Olivier Lessard" w:date="2019-12-09T07:00:00Z" w:initials="PL">
    <w:p w14:paraId="327B484F" w14:textId="1B7FEE9E" w:rsidR="00100C7E" w:rsidRPr="00100C7E" w:rsidRDefault="00100C7E">
      <w:pPr>
        <w:pStyle w:val="CommentText"/>
        <w:rPr>
          <w:lang w:val="en-CA"/>
        </w:rPr>
      </w:pPr>
      <w:r>
        <w:rPr>
          <w:rStyle w:val="CommentReference"/>
        </w:rPr>
        <w:annotationRef/>
      </w:r>
      <w:r w:rsidRPr="00100C7E">
        <w:rPr>
          <w:lang w:val="en-CA"/>
        </w:rPr>
        <w:t>Full performance over the full range??</w:t>
      </w:r>
    </w:p>
  </w:comment>
  <w:comment w:id="37" w:author="Pierre-Olivier Lessard" w:date="2019-12-09T08:51:00Z" w:initials="PL">
    <w:p w14:paraId="29719FF4" w14:textId="07120B51" w:rsidR="00405666" w:rsidRPr="00100C7E" w:rsidRDefault="00100C7E">
      <w:pPr>
        <w:pStyle w:val="CommentText"/>
        <w:rPr>
          <w:lang w:val="en-CA"/>
        </w:rPr>
      </w:pPr>
      <w:r>
        <w:rPr>
          <w:rStyle w:val="CommentReference"/>
        </w:rPr>
        <w:annotationRef/>
      </w:r>
      <w:r w:rsidRPr="00100C7E">
        <w:rPr>
          <w:lang w:val="en-CA"/>
        </w:rPr>
        <w:t>Support Linux</w:t>
      </w:r>
      <w:r>
        <w:rPr>
          <w:lang w:val="en-CA"/>
        </w:rPr>
        <w:t xml:space="preserve"> OS?</w:t>
      </w:r>
    </w:p>
  </w:comment>
  <w:comment w:id="38" w:author="Francois Barlow" w:date="2019-12-09T08:51:00Z" w:initials="FB">
    <w:p w14:paraId="5A48D454" w14:textId="0D825A8B" w:rsidR="00405666" w:rsidRPr="00405666" w:rsidRDefault="00405666">
      <w:pPr>
        <w:pStyle w:val="CommentText"/>
        <w:rPr>
          <w:lang w:val="en-CA"/>
        </w:rPr>
      </w:pPr>
      <w:r>
        <w:rPr>
          <w:rStyle w:val="CommentReference"/>
        </w:rPr>
        <w:annotationRef/>
      </w:r>
      <w:r w:rsidRPr="00405666">
        <w:rPr>
          <w:lang w:val="en-CA"/>
        </w:rPr>
        <w:t>Yes.</w:t>
      </w:r>
    </w:p>
  </w:comment>
  <w:comment w:id="43" w:author="Francois Barlow" w:date="2019-12-09T09:17:00Z" w:initials="FB">
    <w:p w14:paraId="5CD84CDA" w14:textId="782A3356" w:rsidR="00405666" w:rsidRPr="00405666" w:rsidRDefault="00405666">
      <w:pPr>
        <w:pStyle w:val="CommentText"/>
        <w:rPr>
          <w:lang w:val="en-CA"/>
        </w:rPr>
      </w:pPr>
      <w:r>
        <w:rPr>
          <w:rStyle w:val="CommentReference"/>
        </w:rPr>
        <w:annotationRef/>
      </w:r>
      <w:r w:rsidRPr="00405666">
        <w:rPr>
          <w:lang w:val="en-CA"/>
        </w:rPr>
        <w:t>What type of interface?</w:t>
      </w:r>
      <w:r w:rsidR="00DC3784">
        <w:rPr>
          <w:lang w:val="en-CA"/>
        </w:rPr>
        <w:t xml:space="preserve"> How will the interface be routed externally if IP cap installed?</w:t>
      </w:r>
    </w:p>
  </w:comment>
  <w:comment w:id="44" w:author="Pierre-Olivier Lessard" w:date="2019-12-09T07:02:00Z" w:initials="PL">
    <w:p w14:paraId="777C81A2" w14:textId="2CB4569A" w:rsidR="00100C7E" w:rsidRPr="00F97583" w:rsidRDefault="00100C7E">
      <w:pPr>
        <w:pStyle w:val="CommentText"/>
        <w:rPr>
          <w:lang w:val="en-CA"/>
        </w:rPr>
      </w:pPr>
      <w:r>
        <w:rPr>
          <w:rStyle w:val="CommentReference"/>
        </w:rPr>
        <w:annotationRef/>
      </w:r>
      <w:r w:rsidRPr="00F97583">
        <w:rPr>
          <w:lang w:val="en-CA"/>
        </w:rPr>
        <w:t xml:space="preserve">It answers previous </w:t>
      </w:r>
      <w:r w:rsidR="00F97583" w:rsidRPr="00F97583">
        <w:rPr>
          <w:lang w:val="en-CA"/>
        </w:rPr>
        <w:t>comment; it s</w:t>
      </w:r>
      <w:r w:rsidR="00F97583">
        <w:rPr>
          <w:lang w:val="en-CA"/>
        </w:rPr>
        <w:t>hould be reworded as “support Windows 10…”</w:t>
      </w:r>
    </w:p>
  </w:comment>
  <w:comment w:id="45" w:author="Francois Barlow" w:date="2019-12-09T08:53:00Z" w:initials="FB">
    <w:p w14:paraId="470AD8A3" w14:textId="21608F57" w:rsidR="00405666" w:rsidRPr="00405666" w:rsidRDefault="00405666">
      <w:pPr>
        <w:pStyle w:val="CommentText"/>
        <w:rPr>
          <w:lang w:val="en-CA"/>
        </w:rPr>
      </w:pPr>
      <w:r>
        <w:rPr>
          <w:rStyle w:val="CommentReference"/>
        </w:rPr>
        <w:annotationRef/>
      </w:r>
      <w:r w:rsidRPr="00405666">
        <w:rPr>
          <w:lang w:val="en-CA"/>
        </w:rPr>
        <w:t>Hardware considers this possible with a new PCB</w:t>
      </w:r>
      <w:r>
        <w:rPr>
          <w:lang w:val="en-CA"/>
        </w:rPr>
        <w:t>.</w:t>
      </w:r>
    </w:p>
  </w:comment>
  <w:comment w:id="46" w:author="Francois Barlow" w:date="2019-12-09T09:21:00Z" w:initials="FB">
    <w:p w14:paraId="060066B4" w14:textId="760E7BB7" w:rsidR="00DC3784" w:rsidRPr="00DC3784" w:rsidRDefault="00DC3784">
      <w:pPr>
        <w:pStyle w:val="CommentText"/>
        <w:rPr>
          <w:lang w:val="en-CA"/>
        </w:rPr>
      </w:pPr>
      <w:r>
        <w:rPr>
          <w:rStyle w:val="CommentReference"/>
        </w:rPr>
        <w:annotationRef/>
      </w:r>
      <w:r w:rsidRPr="00DC3784">
        <w:rPr>
          <w:lang w:val="en-CA"/>
        </w:rPr>
        <w:t>Need for 4 x LPDDR4x interfaces?</w:t>
      </w:r>
    </w:p>
  </w:comment>
  <w:comment w:id="68" w:author="Pierre-Olivier Lessard" w:date="2019-12-09T09:26:00Z" w:initials="PL">
    <w:p w14:paraId="1112099E" w14:textId="77777777" w:rsidR="00F97583" w:rsidRDefault="00F97583">
      <w:pPr>
        <w:pStyle w:val="CommentText"/>
        <w:rPr>
          <w:lang w:val="en-CA"/>
        </w:rPr>
      </w:pPr>
      <w:r>
        <w:rPr>
          <w:rStyle w:val="CommentReference"/>
        </w:rPr>
        <w:annotationRef/>
      </w:r>
      <w:r w:rsidRPr="00F97583">
        <w:rPr>
          <w:lang w:val="en-CA"/>
        </w:rPr>
        <w:t xml:space="preserve">Should be determined by the </w:t>
      </w:r>
      <w:r>
        <w:rPr>
          <w:lang w:val="en-CA"/>
        </w:rPr>
        <w:t>targeted market.</w:t>
      </w:r>
    </w:p>
    <w:p w14:paraId="09BEE04B" w14:textId="25F8BE23" w:rsidR="00F97583" w:rsidRDefault="00F97583">
      <w:pPr>
        <w:pStyle w:val="CommentText"/>
        <w:rPr>
          <w:lang w:val="en-CA"/>
        </w:rPr>
      </w:pPr>
      <w:r>
        <w:rPr>
          <w:lang w:val="en-CA"/>
        </w:rPr>
        <w:t>No mention of industrial applications in the 3.0 Target Market chapter…</w:t>
      </w:r>
      <w:r w:rsidR="00AC7EE4">
        <w:rPr>
          <w:lang w:val="en-CA"/>
        </w:rPr>
        <w:t xml:space="preserve"> The only ref</w:t>
      </w:r>
      <w:r w:rsidR="008C1853">
        <w:rPr>
          <w:lang w:val="en-CA"/>
        </w:rPr>
        <w:t>erence to “</w:t>
      </w:r>
      <w:proofErr w:type="spellStart"/>
      <w:r w:rsidR="008C1853">
        <w:rPr>
          <w:lang w:val="en-CA"/>
        </w:rPr>
        <w:t>industrial”</w:t>
      </w:r>
      <w:r w:rsidR="00AC7EE4">
        <w:rPr>
          <w:lang w:val="en-CA"/>
        </w:rPr>
        <w:t>i</w:t>
      </w:r>
      <w:r w:rsidR="008C1853">
        <w:rPr>
          <w:lang w:val="en-CA"/>
        </w:rPr>
        <w:t>s</w:t>
      </w:r>
      <w:proofErr w:type="spellEnd"/>
      <w:r w:rsidR="008C1853">
        <w:rPr>
          <w:lang w:val="en-CA"/>
        </w:rPr>
        <w:t xml:space="preserve"> </w:t>
      </w:r>
      <w:r w:rsidR="00AC7EE4">
        <w:rPr>
          <w:lang w:val="en-CA"/>
        </w:rPr>
        <w:t xml:space="preserve">that </w:t>
      </w:r>
      <w:r w:rsidR="008C1853">
        <w:rPr>
          <w:lang w:val="en-CA"/>
        </w:rPr>
        <w:t>it</w:t>
      </w:r>
      <w:r w:rsidR="00AC7EE4">
        <w:rPr>
          <w:lang w:val="en-CA"/>
        </w:rPr>
        <w:t xml:space="preserve"> has to get industrial-grade connectors…</w:t>
      </w:r>
    </w:p>
    <w:p w14:paraId="7FD3EAA7" w14:textId="52A311F7" w:rsidR="00240FB1" w:rsidRPr="00F97583" w:rsidRDefault="00240FB1">
      <w:pPr>
        <w:pStyle w:val="CommentText"/>
        <w:rPr>
          <w:lang w:val="en-CA"/>
        </w:rPr>
      </w:pPr>
      <w:r>
        <w:rPr>
          <w:lang w:val="en-CA"/>
        </w:rPr>
        <w:t xml:space="preserve">We should </w:t>
      </w:r>
      <w:r w:rsidR="008C1853">
        <w:rPr>
          <w:lang w:val="en-CA"/>
        </w:rPr>
        <w:t>k</w:t>
      </w:r>
      <w:r>
        <w:rPr>
          <w:lang w:val="en-CA"/>
        </w:rPr>
        <w:t xml:space="preserve">now in advance what are the targeted country to </w:t>
      </w:r>
      <w:r w:rsidR="00AA6AE0">
        <w:rPr>
          <w:lang w:val="en-CA"/>
        </w:rPr>
        <w:t>know</w:t>
      </w:r>
      <w:r>
        <w:rPr>
          <w:lang w:val="en-CA"/>
        </w:rPr>
        <w:t xml:space="preserve"> the </w:t>
      </w:r>
      <w:proofErr w:type="gramStart"/>
      <w:r>
        <w:rPr>
          <w:lang w:val="en-CA"/>
        </w:rPr>
        <w:t>r</w:t>
      </w:r>
      <w:r w:rsidR="00AA6AE0">
        <w:rPr>
          <w:lang w:val="en-CA"/>
        </w:rPr>
        <w:t xml:space="preserve">equired </w:t>
      </w:r>
      <w:r>
        <w:rPr>
          <w:lang w:val="en-CA"/>
        </w:rPr>
        <w:t xml:space="preserve"> EMC</w:t>
      </w:r>
      <w:proofErr w:type="gramEnd"/>
      <w:r>
        <w:rPr>
          <w:lang w:val="en-CA"/>
        </w:rPr>
        <w:t xml:space="preserve"> tests</w:t>
      </w:r>
      <w:r w:rsidR="00AA6AE0">
        <w:rPr>
          <w:lang w:val="en-CA"/>
        </w:rPr>
        <w:t>, same for the safety marking we need to comply with.</w:t>
      </w:r>
    </w:p>
  </w:comment>
  <w:comment w:id="102" w:author="Pierre-Olivier Lessard" w:date="2019-12-09T09:33:00Z" w:initials="PL">
    <w:p w14:paraId="2C4BF521" w14:textId="77777777" w:rsidR="00AC7EE4" w:rsidRDefault="00AC7EE4">
      <w:pPr>
        <w:pStyle w:val="CommentText"/>
        <w:rPr>
          <w:lang w:val="en-CA"/>
        </w:rPr>
      </w:pPr>
      <w:r>
        <w:rPr>
          <w:rStyle w:val="CommentReference"/>
        </w:rPr>
        <w:annotationRef/>
      </w:r>
      <w:r w:rsidRPr="00AC7EE4">
        <w:rPr>
          <w:lang w:val="en-CA"/>
        </w:rPr>
        <w:t>We should have more information o</w:t>
      </w:r>
      <w:r>
        <w:rPr>
          <w:lang w:val="en-CA"/>
        </w:rPr>
        <w:t>n critical events, milestones;</w:t>
      </w:r>
    </w:p>
    <w:p w14:paraId="2B7DEA54" w14:textId="4FE1C415" w:rsidR="00AC7EE4" w:rsidRDefault="00AC7EE4">
      <w:pPr>
        <w:pStyle w:val="CommentText"/>
        <w:rPr>
          <w:lang w:val="en-CA"/>
        </w:rPr>
      </w:pPr>
      <w:r>
        <w:rPr>
          <w:lang w:val="en-CA"/>
        </w:rPr>
        <w:t xml:space="preserve">We also need to </w:t>
      </w:r>
      <w:r w:rsidR="003147FD">
        <w:rPr>
          <w:lang w:val="en-CA"/>
        </w:rPr>
        <w:t>k</w:t>
      </w:r>
      <w:r>
        <w:rPr>
          <w:lang w:val="en-CA"/>
        </w:rPr>
        <w:t>now what should be t</w:t>
      </w:r>
      <w:r w:rsidR="00174792">
        <w:rPr>
          <w:lang w:val="en-CA"/>
        </w:rPr>
        <w:t>he required functionalities for</w:t>
      </w:r>
      <w:r>
        <w:rPr>
          <w:lang w:val="en-CA"/>
        </w:rPr>
        <w:t xml:space="preserve"> each of those events;</w:t>
      </w:r>
    </w:p>
    <w:p w14:paraId="6F4BCB96" w14:textId="77777777" w:rsidR="00AC7EE4" w:rsidRDefault="00AC7EE4">
      <w:pPr>
        <w:pStyle w:val="CommentText"/>
        <w:rPr>
          <w:lang w:val="en-CA"/>
        </w:rPr>
      </w:pPr>
    </w:p>
    <w:p w14:paraId="38ECE181" w14:textId="3A76060C" w:rsidR="00AC7EE4" w:rsidRPr="00AC7EE4" w:rsidRDefault="00AC7EE4">
      <w:pPr>
        <w:pStyle w:val="CommentText"/>
        <w:rPr>
          <w:lang w:val="en-CA"/>
        </w:rPr>
      </w:pPr>
      <w:r>
        <w:rPr>
          <w:lang w:val="en-CA"/>
        </w:rPr>
        <w:t>Vision Show Stuttgart 2020 – Does it really need to be fu</w:t>
      </w:r>
      <w:r w:rsidR="003147FD">
        <w:rPr>
          <w:lang w:val="en-CA"/>
        </w:rPr>
        <w:t>nctional, will it be powered on</w:t>
      </w:r>
      <w:r>
        <w:rPr>
          <w:lang w:val="en-C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503B30" w15:done="0"/>
  <w15:commentEx w15:paraId="7F34EF37" w15:done="0"/>
  <w15:commentEx w15:paraId="327B484F" w15:done="0"/>
  <w15:commentEx w15:paraId="74A9F73A" w15:done="0"/>
  <w15:commentEx w15:paraId="777C81A2" w15:done="0"/>
  <w15:commentEx w15:paraId="7FD3EAA7" w15:done="0"/>
  <w15:commentEx w15:paraId="573A9C6F" w15:done="0"/>
  <w15:commentEx w15:paraId="38ECE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503B30" w16cid:durableId="21986EC1"/>
  <w16cid:commentId w16cid:paraId="7F34EF37" w16cid:durableId="21986F33"/>
  <w16cid:commentId w16cid:paraId="327B484F" w16cid:durableId="21986F82"/>
  <w16cid:commentId w16cid:paraId="74A9F73A" w16cid:durableId="21986FBF"/>
  <w16cid:commentId w16cid:paraId="777C81A2" w16cid:durableId="21987012"/>
  <w16cid:commentId w16cid:paraId="7FD3EAA7" w16cid:durableId="21987220"/>
  <w16cid:commentId w16cid:paraId="573A9C6F" w16cid:durableId="21987319"/>
  <w16cid:commentId w16cid:paraId="38ECE181" w16cid:durableId="2198735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9A20F" w14:textId="77777777" w:rsidR="000E5FCC" w:rsidRDefault="000E5FCC">
      <w:pPr>
        <w:spacing w:after="0"/>
      </w:pPr>
      <w:r>
        <w:separator/>
      </w:r>
    </w:p>
  </w:endnote>
  <w:endnote w:type="continuationSeparator" w:id="0">
    <w:p w14:paraId="1CF67C58" w14:textId="77777777" w:rsidR="000E5FCC" w:rsidRDefault="000E5F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Juice ITC">
    <w:panose1 w:val="04040403040A02020202"/>
    <w:charset w:val="00"/>
    <w:family w:val="decorative"/>
    <w:pitch w:val="variable"/>
    <w:sig w:usb0="00000003" w:usb1="00000000" w:usb2="00000000" w:usb3="00000000" w:csb0="00000001" w:csb1="00000000"/>
    <w:embedRegular r:id="rId1" w:fontKey="{A0F6FC3B-9C4C-4136-875E-AAAAF839FF05}"/>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Blippo Blk BT">
    <w:panose1 w:val="04030905020B02020C03"/>
    <w:charset w:val="00"/>
    <w:family w:val="decorative"/>
    <w:pitch w:val="variable"/>
    <w:sig w:usb0="00000087" w:usb1="00000000" w:usb2="00000000" w:usb3="00000000" w:csb0="0000001B" w:csb1="00000000"/>
    <w:embedRegular r:id="rId2" w:fontKey="{6DE00186-FBF0-418B-8F6C-804AEED583C1}"/>
  </w:font>
  <w:font w:name="TimesNewRomanPS">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06106A83-EE92-447F-9676-9AF67D283EEA}"/>
  </w:font>
  <w:font w:name="Arial Black">
    <w:panose1 w:val="020B0A04020102020204"/>
    <w:charset w:val="00"/>
    <w:family w:val="swiss"/>
    <w:pitch w:val="variable"/>
    <w:sig w:usb0="00000287" w:usb1="00000000" w:usb2="00000000" w:usb3="00000000" w:csb0="0000009F" w:csb1="00000000"/>
    <w:embedRegular r:id="rId4" w:fontKey="{A8130C96-67D3-445F-B299-6D09B585A055}"/>
    <w:embedBold r:id="rId5" w:fontKey="{E06A8DBC-37EB-4F43-9C90-81BE8D93B733}"/>
    <w:embedItalic r:id="rId6" w:fontKey="{14C6E267-92C9-4D0B-969B-49E00BAABD98}"/>
  </w:font>
  <w:font w:name="Cambria">
    <w:panose1 w:val="02040503050406030204"/>
    <w:charset w:val="00"/>
    <w:family w:val="roman"/>
    <w:pitch w:val="variable"/>
    <w:sig w:usb0="E00002FF" w:usb1="400004FF" w:usb2="00000000" w:usb3="00000000" w:csb0="0000019F" w:csb1="00000000"/>
    <w:embedRegular r:id="rId7" w:fontKey="{05BD69BB-3982-473B-99FB-ECFD51F08391}"/>
  </w:font>
  <w:font w:name="Calibri">
    <w:panose1 w:val="020F0502020204030204"/>
    <w:charset w:val="00"/>
    <w:family w:val="swiss"/>
    <w:pitch w:val="variable"/>
    <w:sig w:usb0="E00002FF" w:usb1="4000ACFF" w:usb2="00000001" w:usb3="00000000" w:csb0="0000019F" w:csb1="00000000"/>
    <w:embedRegular r:id="rId8" w:fontKey="{E3BA83A6-5660-4CB3-870C-5EB7A65B1CF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76492" w14:textId="77777777" w:rsidR="00BB4C20" w:rsidRDefault="00BB4C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C38D0" w14:textId="77777777" w:rsidR="00BB4C20" w:rsidRPr="000E5157" w:rsidRDefault="00BB4C20" w:rsidP="000E5157">
    <w:pPr>
      <w:pStyle w:val="Header"/>
      <w:spacing w:before="60"/>
      <w:jc w:val="right"/>
      <w:rPr>
        <w:rStyle w:val="PageNumber"/>
        <w:rFonts w:ascii="Arial Black" w:hAnsi="Arial Black"/>
        <w:sz w:val="12"/>
        <w:szCs w:val="12"/>
        <w:lang w:val="en-CA"/>
      </w:rPr>
    </w:pPr>
    <w:r w:rsidRPr="000E5157">
      <w:rPr>
        <w:i/>
        <w:iCs/>
        <w:sz w:val="12"/>
        <w:szCs w:val="12"/>
        <w:lang w:eastAsia="fr-CA"/>
      </w:rPr>
      <w:t>Ce document est la propriété de Matrox et est utilisé pour un usage interne seulement. Toute reproduction ou distributions sont interdite sans le consentement du VP responsable de cette activité.</w:t>
    </w:r>
    <w:r w:rsidRPr="000E5157">
      <w:rPr>
        <w:i/>
        <w:iCs/>
        <w:sz w:val="12"/>
        <w:szCs w:val="12"/>
        <w:lang w:eastAsia="fr-CA"/>
      </w:rPr>
      <w:br/>
    </w:r>
    <w:r w:rsidRPr="000E5157">
      <w:rPr>
        <w:i/>
        <w:iCs/>
        <w:color w:val="365F91"/>
        <w:sz w:val="12"/>
        <w:szCs w:val="12"/>
        <w:lang w:val="en-CA" w:eastAsia="fr-CA"/>
      </w:rPr>
      <w:t>This document is the property of M</w:t>
    </w:r>
    <w:r w:rsidRPr="000E5157">
      <w:rPr>
        <w:i/>
        <w:color w:val="365F91"/>
        <w:sz w:val="12"/>
        <w:szCs w:val="12"/>
        <w:lang w:val="en-CA" w:eastAsia="fr-CA"/>
      </w:rPr>
      <w:t xml:space="preserve">atrox and is for internal use only. </w:t>
    </w:r>
    <w:r w:rsidRPr="000E5157">
      <w:rPr>
        <w:i/>
        <w:iCs/>
        <w:color w:val="365F91"/>
        <w:sz w:val="12"/>
        <w:szCs w:val="12"/>
        <w:lang w:val="en-CA" w:eastAsia="fr-CA"/>
      </w:rPr>
      <w:t xml:space="preserve">Its reproduction and distribution are prohibited without the written consent of the </w:t>
    </w:r>
    <w:r w:rsidRPr="000E5157">
      <w:rPr>
        <w:i/>
        <w:color w:val="365F91"/>
        <w:sz w:val="12"/>
        <w:szCs w:val="12"/>
        <w:lang w:val="en-CA" w:eastAsia="fr-CA"/>
      </w:rPr>
      <w:t>VP; responsible for this activity.</w:t>
    </w:r>
    <w:r w:rsidRPr="000E5157">
      <w:rPr>
        <w:rStyle w:val="PageNumber"/>
        <w:rFonts w:ascii="Arial Black" w:hAnsi="Arial Black"/>
        <w:sz w:val="12"/>
        <w:szCs w:val="12"/>
        <w:lang w:val="en-CA"/>
      </w:rPr>
      <w:t xml:space="preserve"> </w:t>
    </w:r>
  </w:p>
  <w:p w14:paraId="357C70F5" w14:textId="73FC49A6" w:rsidR="00BB4C20" w:rsidRPr="000E5157" w:rsidRDefault="00536279" w:rsidP="000E5157">
    <w:pPr>
      <w:pStyle w:val="Header"/>
      <w:spacing w:before="60"/>
      <w:jc w:val="right"/>
      <w:rPr>
        <w:lang w:val="en-CA"/>
      </w:rPr>
    </w:pPr>
    <w:r w:rsidRPr="00F82B1F">
      <w:rPr>
        <w:rStyle w:val="PageNumber"/>
        <w:rFonts w:ascii="Arial Black" w:hAnsi="Arial Black"/>
        <w:sz w:val="32"/>
        <w:szCs w:val="32"/>
      </w:rPr>
      <w:fldChar w:fldCharType="begin"/>
    </w:r>
    <w:r w:rsidR="00BB4C20" w:rsidRPr="000E5157">
      <w:rPr>
        <w:rStyle w:val="PageNumber"/>
        <w:rFonts w:ascii="Arial Black" w:hAnsi="Arial Black"/>
        <w:sz w:val="32"/>
        <w:szCs w:val="32"/>
        <w:lang w:val="en-CA"/>
      </w:rPr>
      <w:instrText xml:space="preserve"> PAGE </w:instrText>
    </w:r>
    <w:r w:rsidRPr="00F82B1F">
      <w:rPr>
        <w:rStyle w:val="PageNumber"/>
        <w:rFonts w:ascii="Arial Black" w:hAnsi="Arial Black"/>
        <w:sz w:val="32"/>
        <w:szCs w:val="32"/>
      </w:rPr>
      <w:fldChar w:fldCharType="separate"/>
    </w:r>
    <w:r w:rsidR="00174792">
      <w:rPr>
        <w:rStyle w:val="PageNumber"/>
        <w:rFonts w:ascii="Arial Black" w:hAnsi="Arial Black"/>
        <w:noProof/>
        <w:sz w:val="32"/>
        <w:szCs w:val="32"/>
        <w:lang w:val="en-CA"/>
      </w:rPr>
      <w:t>5</w:t>
    </w:r>
    <w:r w:rsidRPr="00F82B1F">
      <w:rPr>
        <w:rStyle w:val="PageNumber"/>
        <w:rFonts w:ascii="Arial Black" w:hAnsi="Arial Black"/>
        <w:sz w:val="32"/>
        <w:szCs w:val="32"/>
      </w:rPr>
      <w:fldChar w:fldCharType="end"/>
    </w:r>
    <w:r w:rsidR="00BB4C20" w:rsidRPr="00F82B1F">
      <w:rPr>
        <w:rFonts w:ascii="Arial Black" w:hAnsi="Arial Black"/>
        <w:b/>
        <w:sz w:val="32"/>
        <w:szCs w:val="32"/>
      </w:rPr>
      <w:t xml:space="preserve"> / </w:t>
    </w:r>
    <w:r w:rsidRPr="00F82B1F">
      <w:rPr>
        <w:rStyle w:val="PageNumber"/>
        <w:rFonts w:ascii="Arial Black" w:hAnsi="Arial Black"/>
        <w:sz w:val="32"/>
        <w:szCs w:val="32"/>
      </w:rPr>
      <w:fldChar w:fldCharType="begin"/>
    </w:r>
    <w:r w:rsidR="00BB4C20" w:rsidRPr="00F82B1F">
      <w:rPr>
        <w:rStyle w:val="PageNumber"/>
        <w:rFonts w:ascii="Arial Black" w:hAnsi="Arial Black"/>
        <w:sz w:val="32"/>
        <w:szCs w:val="32"/>
      </w:rPr>
      <w:instrText xml:space="preserve"> NUMPAGES </w:instrText>
    </w:r>
    <w:r w:rsidRPr="00F82B1F">
      <w:rPr>
        <w:rStyle w:val="PageNumber"/>
        <w:rFonts w:ascii="Arial Black" w:hAnsi="Arial Black"/>
        <w:sz w:val="32"/>
        <w:szCs w:val="32"/>
      </w:rPr>
      <w:fldChar w:fldCharType="separate"/>
    </w:r>
    <w:r w:rsidR="00174792">
      <w:rPr>
        <w:rStyle w:val="PageNumber"/>
        <w:rFonts w:ascii="Arial Black" w:hAnsi="Arial Black"/>
        <w:noProof/>
        <w:sz w:val="32"/>
        <w:szCs w:val="32"/>
      </w:rPr>
      <w:t>5</w:t>
    </w:r>
    <w:r w:rsidRPr="00F82B1F">
      <w:rPr>
        <w:rStyle w:val="PageNumber"/>
        <w:rFonts w:ascii="Arial Black" w:hAnsi="Arial Black"/>
        <w:sz w:val="32"/>
        <w:szCs w:val="3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CCAB1A" w14:textId="77777777" w:rsidR="00BB4C20" w:rsidRDefault="00BB4C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FAC376" w14:textId="77777777" w:rsidR="000E5FCC" w:rsidRDefault="000E5FCC">
      <w:pPr>
        <w:spacing w:after="0"/>
      </w:pPr>
      <w:r>
        <w:separator/>
      </w:r>
    </w:p>
  </w:footnote>
  <w:footnote w:type="continuationSeparator" w:id="0">
    <w:p w14:paraId="0BF2B5C7" w14:textId="77777777" w:rsidR="000E5FCC" w:rsidRDefault="000E5FC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1E348" w14:textId="77777777" w:rsidR="00BB4C20" w:rsidRDefault="00174792">
    <w:pPr>
      <w:pStyle w:val="Header"/>
    </w:pPr>
    <w:r>
      <w:rPr>
        <w:noProof/>
      </w:rPr>
      <w:pict w14:anchorId="4BF61B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367186" o:spid="_x0000_s2050" type="#_x0000_t136" style="position:absolute;margin-left:0;margin-top:0;width:612.65pt;height:58.35pt;rotation:315;z-index:-251655168;mso-position-horizontal:center;mso-position-horizontal-relative:margin;mso-position-vertical:center;mso-position-vertical-relative:margin" o:allowincell="f" fillcolor="#92cddc [1944]" stroked="f">
          <v:fill opacity=".5"/>
          <v:textpath style="font-family:&quot;Times New Roman&quot;;font-size:1pt" string=" MATROX CONFIDENT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73" w:type="dxa"/>
      <w:tblInd w:w="-284" w:type="dxa"/>
      <w:tblLayout w:type="fixed"/>
      <w:tblLook w:val="0000" w:firstRow="0" w:lastRow="0" w:firstColumn="0" w:lastColumn="0" w:noHBand="0" w:noVBand="0"/>
    </w:tblPr>
    <w:tblGrid>
      <w:gridCol w:w="1810"/>
      <w:gridCol w:w="1417"/>
      <w:gridCol w:w="4962"/>
      <w:gridCol w:w="1984"/>
    </w:tblGrid>
    <w:tr w:rsidR="00BB4C20" w14:paraId="1D9961F6" w14:textId="77777777" w:rsidTr="00F82B1F">
      <w:trPr>
        <w:cantSplit/>
        <w:trHeight w:val="557"/>
      </w:trPr>
      <w:tc>
        <w:tcPr>
          <w:tcW w:w="1810" w:type="dxa"/>
          <w:tcBorders>
            <w:top w:val="single" w:sz="4" w:space="0" w:color="auto"/>
            <w:left w:val="single" w:sz="4" w:space="0" w:color="auto"/>
            <w:bottom w:val="single" w:sz="4" w:space="0" w:color="auto"/>
            <w:right w:val="single" w:sz="4" w:space="0" w:color="auto"/>
          </w:tcBorders>
          <w:vAlign w:val="center"/>
        </w:tcPr>
        <w:p w14:paraId="000CEF48" w14:textId="77777777" w:rsidR="00BB4C20" w:rsidRDefault="00BB4C20" w:rsidP="00F82B1F">
          <w:pPr>
            <w:pStyle w:val="Header"/>
            <w:jc w:val="center"/>
            <w:rPr>
              <w:b/>
              <w:i/>
              <w:sz w:val="48"/>
            </w:rPr>
          </w:pPr>
          <w:r>
            <w:rPr>
              <w:rFonts w:ascii="Blippo Blk BT" w:hAnsi="Blippo Blk BT"/>
              <w:noProof/>
              <w:sz w:val="40"/>
              <w:lang w:val="en-CA" w:eastAsia="en-CA"/>
            </w:rPr>
            <w:drawing>
              <wp:inline distT="0" distB="0" distL="0" distR="0" wp14:anchorId="3B77F9B8" wp14:editId="04B3CC55">
                <wp:extent cx="1009650" cy="219075"/>
                <wp:effectExtent l="0" t="0" r="0" b="9525"/>
                <wp:docPr id="7" name="Image 7" descr="Description : Matrox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Matrox 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219075"/>
                        </a:xfrm>
                        <a:prstGeom prst="rect">
                          <a:avLst/>
                        </a:prstGeom>
                        <a:noFill/>
                        <a:ln>
                          <a:noFill/>
                        </a:ln>
                      </pic:spPr>
                    </pic:pic>
                  </a:graphicData>
                </a:graphic>
              </wp:inline>
            </w:drawing>
          </w:r>
        </w:p>
      </w:tc>
      <w:tc>
        <w:tcPr>
          <w:tcW w:w="1417" w:type="dxa"/>
          <w:tcBorders>
            <w:top w:val="single" w:sz="4" w:space="0" w:color="auto"/>
            <w:left w:val="nil"/>
            <w:bottom w:val="single" w:sz="6" w:space="0" w:color="auto"/>
            <w:right w:val="single" w:sz="4" w:space="0" w:color="auto"/>
          </w:tcBorders>
          <w:vAlign w:val="center"/>
        </w:tcPr>
        <w:p w14:paraId="0B443FED" w14:textId="77777777" w:rsidR="00BB4C20" w:rsidRPr="00F82B1F" w:rsidRDefault="00BB4C20" w:rsidP="000E5157">
          <w:pPr>
            <w:pStyle w:val="Header"/>
            <w:jc w:val="center"/>
            <w:rPr>
              <w:rFonts w:ascii="Arial Black" w:hAnsi="Arial Black"/>
              <w:i/>
              <w:sz w:val="16"/>
            </w:rPr>
          </w:pPr>
          <w:r w:rsidRPr="00F82B1F">
            <w:rPr>
              <w:rFonts w:ascii="Arial Black" w:hAnsi="Arial Black"/>
              <w:b/>
            </w:rPr>
            <w:t>FR279-0</w:t>
          </w:r>
          <w:r>
            <w:rPr>
              <w:rFonts w:ascii="Arial Black" w:hAnsi="Arial Black"/>
              <w:b/>
            </w:rPr>
            <w:t>1</w:t>
          </w:r>
        </w:p>
      </w:tc>
      <w:tc>
        <w:tcPr>
          <w:tcW w:w="4962" w:type="dxa"/>
          <w:tcBorders>
            <w:top w:val="single" w:sz="4" w:space="0" w:color="auto"/>
            <w:left w:val="nil"/>
            <w:bottom w:val="single" w:sz="6" w:space="0" w:color="auto"/>
            <w:right w:val="single" w:sz="4" w:space="0" w:color="auto"/>
          </w:tcBorders>
          <w:vAlign w:val="center"/>
        </w:tcPr>
        <w:p w14:paraId="5455255D" w14:textId="77777777" w:rsidR="00BB4C20" w:rsidRPr="00F82B1F" w:rsidRDefault="00BB4C20" w:rsidP="00F82B1F">
          <w:pPr>
            <w:pStyle w:val="Header"/>
            <w:jc w:val="center"/>
            <w:rPr>
              <w:rFonts w:ascii="Arial Black" w:hAnsi="Arial Black"/>
              <w:b/>
              <w:sz w:val="22"/>
              <w:szCs w:val="22"/>
            </w:rPr>
          </w:pPr>
          <w:r w:rsidRPr="00F82B1F">
            <w:rPr>
              <w:rFonts w:ascii="Arial Black" w:hAnsi="Arial Black"/>
              <w:b/>
              <w:sz w:val="22"/>
              <w:szCs w:val="22"/>
            </w:rPr>
            <w:t xml:space="preserve">Marketing </w:t>
          </w:r>
          <w:proofErr w:type="spellStart"/>
          <w:r w:rsidRPr="00F82B1F">
            <w:rPr>
              <w:rFonts w:ascii="Arial Black" w:hAnsi="Arial Black"/>
              <w:b/>
              <w:sz w:val="22"/>
              <w:szCs w:val="22"/>
            </w:rPr>
            <w:t>Requirement</w:t>
          </w:r>
          <w:proofErr w:type="spellEnd"/>
          <w:r w:rsidRPr="00F82B1F">
            <w:rPr>
              <w:rFonts w:ascii="Arial Black" w:hAnsi="Arial Black"/>
              <w:b/>
              <w:sz w:val="22"/>
              <w:szCs w:val="22"/>
            </w:rPr>
            <w:t xml:space="preserve"> Document</w:t>
          </w:r>
        </w:p>
      </w:tc>
      <w:tc>
        <w:tcPr>
          <w:tcW w:w="1984" w:type="dxa"/>
          <w:tcBorders>
            <w:top w:val="single" w:sz="4" w:space="0" w:color="auto"/>
            <w:left w:val="nil"/>
            <w:bottom w:val="single" w:sz="6" w:space="0" w:color="auto"/>
            <w:right w:val="single" w:sz="4" w:space="0" w:color="auto"/>
          </w:tcBorders>
          <w:vAlign w:val="center"/>
        </w:tcPr>
        <w:p w14:paraId="6187461B" w14:textId="77777777" w:rsidR="00BB4C20" w:rsidRPr="000E5157" w:rsidRDefault="00BB4C20" w:rsidP="00F82B1F">
          <w:pPr>
            <w:pStyle w:val="Header"/>
            <w:spacing w:before="60"/>
            <w:jc w:val="center"/>
            <w:rPr>
              <w:rFonts w:ascii="Arial Black" w:hAnsi="Arial Black"/>
              <w:b/>
            </w:rPr>
          </w:pPr>
          <w:r w:rsidRPr="000E5157">
            <w:rPr>
              <w:rFonts w:ascii="Arial Black" w:hAnsi="Arial Black"/>
              <w:b/>
            </w:rPr>
            <w:t>PRÉLIMINAIRE</w:t>
          </w:r>
        </w:p>
      </w:tc>
    </w:tr>
  </w:tbl>
  <w:p w14:paraId="204FE047" w14:textId="77777777" w:rsidR="00BB4C20" w:rsidRDefault="00174792">
    <w:pPr>
      <w:pStyle w:val="Header"/>
      <w:rPr>
        <w:i/>
        <w:sz w:val="16"/>
        <w:lang w:val="en-US"/>
      </w:rPr>
    </w:pPr>
    <w:r>
      <w:rPr>
        <w:noProof/>
      </w:rPr>
      <w:pict w14:anchorId="00B28D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367187" o:spid="_x0000_s2052" type="#_x0000_t136" style="position:absolute;margin-left:0;margin-top:0;width:612.65pt;height:58.35pt;rotation:315;z-index:-251653120;mso-position-horizontal:center;mso-position-horizontal-relative:margin;mso-position-vertical:center;mso-position-vertical-relative:margin" o:allowincell="f" fillcolor="#92cddc [1944]" stroked="f">
          <v:fill opacity=".5"/>
          <v:textpath style="font-family:&quot;Times New Roman&quot;;font-size:1pt" string=" MATROX CONFIDENTIAL"/>
          <w10:wrap anchorx="margin" anchory="margin"/>
        </v:shape>
      </w:pict>
    </w:r>
    <w:r w:rsidR="00BB4C20">
      <w:rPr>
        <w:i/>
        <w:sz w:val="16"/>
        <w:lang w:val="en-US"/>
      </w:rPr>
      <w:t xml:space="preserve">No. </w:t>
    </w:r>
    <w:proofErr w:type="spellStart"/>
    <w:r w:rsidR="00BB4C20">
      <w:rPr>
        <w:i/>
        <w:sz w:val="16"/>
        <w:lang w:val="en-US"/>
      </w:rPr>
      <w:t>Gabarit</w:t>
    </w:r>
    <w:proofErr w:type="spellEnd"/>
    <w:r w:rsidR="00BB4C20">
      <w:rPr>
        <w:i/>
        <w:sz w:val="16"/>
        <w:lang w:val="en-US"/>
      </w:rPr>
      <w:t>: FR109-02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1E335" w14:textId="77777777" w:rsidR="00BB4C20" w:rsidRDefault="00174792">
    <w:pPr>
      <w:pStyle w:val="Header"/>
    </w:pPr>
    <w:r>
      <w:rPr>
        <w:noProof/>
      </w:rPr>
      <w:pict w14:anchorId="5CDC0F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8367185" o:spid="_x0000_s2049" type="#_x0000_t136" style="position:absolute;margin-left:0;margin-top:0;width:612.65pt;height:58.35pt;rotation:315;z-index:-251657216;mso-position-horizontal:center;mso-position-horizontal-relative:margin;mso-position-vertical:center;mso-position-vertical-relative:margin" o:allowincell="f" fillcolor="#92cddc [1944]" stroked="f">
          <v:fill opacity=".5"/>
          <v:textpath style="font-family:&quot;Times New Roman&quot;;font-size:1pt" string=" MATROX CONFIDENTI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629C1A"/>
    <w:lvl w:ilvl="0">
      <w:start w:val="1"/>
      <w:numFmt w:val="decimal"/>
      <w:lvlText w:val="%1."/>
      <w:lvlJc w:val="left"/>
      <w:pPr>
        <w:tabs>
          <w:tab w:val="num" w:pos="1492"/>
        </w:tabs>
        <w:ind w:left="1492" w:hanging="360"/>
      </w:pPr>
    </w:lvl>
  </w:abstractNum>
  <w:abstractNum w:abstractNumId="1">
    <w:nsid w:val="FFFFFF7D"/>
    <w:multiLevelType w:val="singleLevel"/>
    <w:tmpl w:val="3C32BA68"/>
    <w:lvl w:ilvl="0">
      <w:start w:val="1"/>
      <w:numFmt w:val="decimal"/>
      <w:lvlText w:val="%1."/>
      <w:lvlJc w:val="left"/>
      <w:pPr>
        <w:tabs>
          <w:tab w:val="num" w:pos="1209"/>
        </w:tabs>
        <w:ind w:left="1209" w:hanging="360"/>
      </w:pPr>
    </w:lvl>
  </w:abstractNum>
  <w:abstractNum w:abstractNumId="2">
    <w:nsid w:val="FFFFFF7E"/>
    <w:multiLevelType w:val="singleLevel"/>
    <w:tmpl w:val="968E6C74"/>
    <w:lvl w:ilvl="0">
      <w:start w:val="1"/>
      <w:numFmt w:val="decimal"/>
      <w:lvlText w:val="%1."/>
      <w:lvlJc w:val="left"/>
      <w:pPr>
        <w:tabs>
          <w:tab w:val="num" w:pos="926"/>
        </w:tabs>
        <w:ind w:left="926" w:hanging="360"/>
      </w:pPr>
    </w:lvl>
  </w:abstractNum>
  <w:abstractNum w:abstractNumId="3">
    <w:nsid w:val="FFFFFF7F"/>
    <w:multiLevelType w:val="singleLevel"/>
    <w:tmpl w:val="4BB82B04"/>
    <w:lvl w:ilvl="0">
      <w:start w:val="1"/>
      <w:numFmt w:val="decimal"/>
      <w:lvlText w:val="%1."/>
      <w:lvlJc w:val="left"/>
      <w:pPr>
        <w:tabs>
          <w:tab w:val="num" w:pos="643"/>
        </w:tabs>
        <w:ind w:left="643" w:hanging="360"/>
      </w:pPr>
    </w:lvl>
  </w:abstractNum>
  <w:abstractNum w:abstractNumId="4">
    <w:nsid w:val="FFFFFF80"/>
    <w:multiLevelType w:val="singleLevel"/>
    <w:tmpl w:val="69A8E58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A00B6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F34B7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A029DE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A26F1E"/>
    <w:lvl w:ilvl="0">
      <w:start w:val="1"/>
      <w:numFmt w:val="decimal"/>
      <w:lvlText w:val="%1."/>
      <w:lvlJc w:val="left"/>
      <w:pPr>
        <w:tabs>
          <w:tab w:val="num" w:pos="360"/>
        </w:tabs>
        <w:ind w:left="360" w:hanging="360"/>
      </w:pPr>
    </w:lvl>
  </w:abstractNum>
  <w:abstractNum w:abstractNumId="9">
    <w:nsid w:val="FFFFFF89"/>
    <w:multiLevelType w:val="singleLevel"/>
    <w:tmpl w:val="402E8FAC"/>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3201313"/>
    <w:multiLevelType w:val="multilevel"/>
    <w:tmpl w:val="FAEE03B6"/>
    <w:lvl w:ilvl="0">
      <w:start w:val="10"/>
      <w:numFmt w:val="decimal"/>
      <w:lvlText w:val="%1.0"/>
      <w:lvlJc w:val="left"/>
      <w:pPr>
        <w:tabs>
          <w:tab w:val="num" w:pos="465"/>
        </w:tabs>
        <w:ind w:left="465" w:hanging="465"/>
      </w:pPr>
      <w:rPr>
        <w:rFonts w:hint="default"/>
      </w:rPr>
    </w:lvl>
    <w:lvl w:ilvl="1">
      <w:start w:val="1"/>
      <w:numFmt w:val="decimal"/>
      <w:lvlText w:val="%1.%2"/>
      <w:lvlJc w:val="left"/>
      <w:pPr>
        <w:tabs>
          <w:tab w:val="num" w:pos="1185"/>
        </w:tabs>
        <w:ind w:left="1185" w:hanging="46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2">
    <w:nsid w:val="03E063C9"/>
    <w:multiLevelType w:val="hybridMultilevel"/>
    <w:tmpl w:val="A702A0C0"/>
    <w:lvl w:ilvl="0" w:tplc="77963FB4">
      <w:start w:val="1"/>
      <w:numFmt w:val="bullet"/>
      <w:lvlText w:val=""/>
      <w:lvlJc w:val="left"/>
      <w:pPr>
        <w:tabs>
          <w:tab w:val="num" w:pos="360"/>
        </w:tabs>
        <w:ind w:left="360" w:hanging="360"/>
      </w:pPr>
      <w:rPr>
        <w:rFonts w:ascii="Symbol" w:hAnsi="Symbol" w:cs="Juice ITC" w:hint="default"/>
        <w:sz w:val="1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D117314"/>
    <w:multiLevelType w:val="hybridMultilevel"/>
    <w:tmpl w:val="445E501C"/>
    <w:lvl w:ilvl="0" w:tplc="C080601A">
      <w:start w:val="1"/>
      <w:numFmt w:val="bullet"/>
      <w:lvlText w:val=""/>
      <w:lvlJc w:val="left"/>
      <w:pPr>
        <w:tabs>
          <w:tab w:val="num" w:pos="360"/>
        </w:tabs>
        <w:ind w:left="36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06E070B"/>
    <w:multiLevelType w:val="hybridMultilevel"/>
    <w:tmpl w:val="33A472C0"/>
    <w:lvl w:ilvl="0" w:tplc="77963FB4">
      <w:start w:val="1"/>
      <w:numFmt w:val="bullet"/>
      <w:lvlText w:val=""/>
      <w:lvlJc w:val="left"/>
      <w:pPr>
        <w:tabs>
          <w:tab w:val="num" w:pos="360"/>
        </w:tabs>
        <w:ind w:left="360" w:hanging="360"/>
      </w:pPr>
      <w:rPr>
        <w:rFonts w:ascii="Symbol" w:hAnsi="Symbol" w:cs="Juice ITC" w:hint="default"/>
        <w:sz w:val="10"/>
      </w:rPr>
    </w:lvl>
    <w:lvl w:ilvl="1" w:tplc="77963FB4">
      <w:start w:val="1"/>
      <w:numFmt w:val="bullet"/>
      <w:lvlText w:val=""/>
      <w:lvlJc w:val="left"/>
      <w:pPr>
        <w:tabs>
          <w:tab w:val="num" w:pos="1440"/>
        </w:tabs>
        <w:ind w:left="1440" w:hanging="360"/>
      </w:pPr>
      <w:rPr>
        <w:rFonts w:ascii="Symbol" w:hAnsi="Symbol" w:cs="Juice ITC" w:hint="default"/>
        <w:sz w:val="1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D7540C4"/>
    <w:multiLevelType w:val="hybridMultilevel"/>
    <w:tmpl w:val="E310823A"/>
    <w:lvl w:ilvl="0" w:tplc="C080601A">
      <w:start w:val="1"/>
      <w:numFmt w:val="bullet"/>
      <w:lvlText w:val=""/>
      <w:lvlJc w:val="left"/>
      <w:pPr>
        <w:tabs>
          <w:tab w:val="num" w:pos="570"/>
        </w:tabs>
        <w:ind w:left="570" w:hanging="360"/>
      </w:pPr>
      <w:rPr>
        <w:rFonts w:ascii="Symbol" w:hAnsi="Symbol" w:hint="default"/>
        <w:sz w:val="16"/>
        <w:szCs w:val="16"/>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16">
    <w:nsid w:val="2AFF35DD"/>
    <w:multiLevelType w:val="hybridMultilevel"/>
    <w:tmpl w:val="3F621B1A"/>
    <w:lvl w:ilvl="0" w:tplc="10090001">
      <w:start w:val="1"/>
      <w:numFmt w:val="bullet"/>
      <w:lvlText w:val=""/>
      <w:lvlJc w:val="left"/>
      <w:pPr>
        <w:ind w:left="786" w:hanging="360"/>
      </w:pPr>
      <w:rPr>
        <w:rFonts w:ascii="Symbol" w:hAnsi="Symbol" w:hint="default"/>
      </w:rPr>
    </w:lvl>
    <w:lvl w:ilvl="1" w:tplc="10090003">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17">
    <w:nsid w:val="3114771C"/>
    <w:multiLevelType w:val="hybridMultilevel"/>
    <w:tmpl w:val="3850B52A"/>
    <w:lvl w:ilvl="0" w:tplc="77963FB4">
      <w:start w:val="1"/>
      <w:numFmt w:val="bullet"/>
      <w:lvlText w:val=""/>
      <w:lvlJc w:val="left"/>
      <w:pPr>
        <w:tabs>
          <w:tab w:val="num" w:pos="360"/>
        </w:tabs>
        <w:ind w:left="360" w:hanging="360"/>
      </w:pPr>
      <w:rPr>
        <w:rFonts w:ascii="Symbol" w:hAnsi="Symbol" w:cs="Juice ITC" w:hint="default"/>
        <w:sz w:val="10"/>
      </w:rPr>
    </w:lvl>
    <w:lvl w:ilvl="1" w:tplc="04090001">
      <w:start w:val="1"/>
      <w:numFmt w:val="bullet"/>
      <w:lvlText w:val=""/>
      <w:lvlJc w:val="left"/>
      <w:pPr>
        <w:tabs>
          <w:tab w:val="num" w:pos="1440"/>
        </w:tabs>
        <w:ind w:left="1440" w:hanging="360"/>
      </w:pPr>
      <w:rPr>
        <w:rFonts w:ascii="Symbol" w:hAnsi="Symbol" w:hint="default"/>
        <w:sz w:val="1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4846857"/>
    <w:multiLevelType w:val="hybridMultilevel"/>
    <w:tmpl w:val="5DF271D2"/>
    <w:lvl w:ilvl="0" w:tplc="C080601A">
      <w:start w:val="1"/>
      <w:numFmt w:val="bullet"/>
      <w:lvlText w:val=""/>
      <w:lvlJc w:val="left"/>
      <w:pPr>
        <w:tabs>
          <w:tab w:val="num" w:pos="570"/>
        </w:tabs>
        <w:ind w:left="570" w:hanging="360"/>
      </w:pPr>
      <w:rPr>
        <w:rFonts w:ascii="Symbol" w:hAnsi="Symbol" w:hint="default"/>
        <w:sz w:val="16"/>
        <w:szCs w:val="16"/>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19">
    <w:nsid w:val="3DAA6669"/>
    <w:multiLevelType w:val="multilevel"/>
    <w:tmpl w:val="4CD4DEB4"/>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110"/>
        </w:tabs>
        <w:ind w:left="1110" w:hanging="3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0">
    <w:nsid w:val="3EFF7D68"/>
    <w:multiLevelType w:val="hybridMultilevel"/>
    <w:tmpl w:val="DFF0ADEE"/>
    <w:lvl w:ilvl="0" w:tplc="04090007">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A14854"/>
    <w:multiLevelType w:val="hybridMultilevel"/>
    <w:tmpl w:val="23F02924"/>
    <w:lvl w:ilvl="0" w:tplc="77963FB4">
      <w:start w:val="1"/>
      <w:numFmt w:val="bullet"/>
      <w:lvlText w:val=""/>
      <w:lvlJc w:val="left"/>
      <w:pPr>
        <w:tabs>
          <w:tab w:val="num" w:pos="360"/>
        </w:tabs>
        <w:ind w:left="360" w:hanging="360"/>
      </w:pPr>
      <w:rPr>
        <w:rFonts w:ascii="Symbol" w:hAnsi="Symbol" w:cs="Juice ITC" w:hint="default"/>
        <w:sz w:val="1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42C6C"/>
    <w:multiLevelType w:val="multilevel"/>
    <w:tmpl w:val="48707A74"/>
    <w:lvl w:ilvl="0">
      <w:start w:val="1"/>
      <w:numFmt w:val="decimal"/>
      <w:pStyle w:val="Heading1"/>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49A71F8"/>
    <w:multiLevelType w:val="multilevel"/>
    <w:tmpl w:val="102E0AAC"/>
    <w:lvl w:ilvl="0">
      <w:start w:val="1"/>
      <w:numFmt w:val="bullet"/>
      <w:lvlText w:val=""/>
      <w:lvlJc w:val="left"/>
      <w:pPr>
        <w:tabs>
          <w:tab w:val="num" w:pos="360"/>
        </w:tabs>
        <w:ind w:left="360" w:hanging="360"/>
      </w:pPr>
      <w:rPr>
        <w:rFonts w:ascii="Wingdings" w:hAnsi="Wingdings" w:hint="default"/>
        <w:sz w:val="16"/>
      </w:rPr>
    </w:lvl>
    <w:lvl w:ilvl="1">
      <w:start w:val="1"/>
      <w:numFmt w:val="decimal"/>
      <w:lvlText w:val="%1.%2"/>
      <w:lvlJc w:val="left"/>
      <w:pPr>
        <w:tabs>
          <w:tab w:val="num" w:pos="1185"/>
        </w:tabs>
        <w:ind w:left="1185" w:hanging="46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4">
    <w:nsid w:val="59765C57"/>
    <w:multiLevelType w:val="hybridMultilevel"/>
    <w:tmpl w:val="7026D46E"/>
    <w:lvl w:ilvl="0" w:tplc="10090001">
      <w:start w:val="1"/>
      <w:numFmt w:val="bullet"/>
      <w:lvlText w:val=""/>
      <w:lvlJc w:val="left"/>
      <w:pPr>
        <w:ind w:left="622" w:hanging="360"/>
      </w:pPr>
      <w:rPr>
        <w:rFonts w:ascii="Symbol" w:hAnsi="Symbol" w:hint="default"/>
      </w:rPr>
    </w:lvl>
    <w:lvl w:ilvl="1" w:tplc="10090003">
      <w:start w:val="1"/>
      <w:numFmt w:val="bullet"/>
      <w:lvlText w:val="o"/>
      <w:lvlJc w:val="left"/>
      <w:pPr>
        <w:ind w:left="1342" w:hanging="360"/>
      </w:pPr>
      <w:rPr>
        <w:rFonts w:ascii="Courier New" w:hAnsi="Courier New" w:cs="Courier New" w:hint="default"/>
      </w:rPr>
    </w:lvl>
    <w:lvl w:ilvl="2" w:tplc="10090005">
      <w:start w:val="1"/>
      <w:numFmt w:val="bullet"/>
      <w:lvlText w:val=""/>
      <w:lvlJc w:val="left"/>
      <w:pPr>
        <w:ind w:left="2062" w:hanging="360"/>
      </w:pPr>
      <w:rPr>
        <w:rFonts w:ascii="Wingdings" w:hAnsi="Wingdings" w:hint="default"/>
      </w:rPr>
    </w:lvl>
    <w:lvl w:ilvl="3" w:tplc="10090001" w:tentative="1">
      <w:start w:val="1"/>
      <w:numFmt w:val="bullet"/>
      <w:lvlText w:val=""/>
      <w:lvlJc w:val="left"/>
      <w:pPr>
        <w:ind w:left="2782" w:hanging="360"/>
      </w:pPr>
      <w:rPr>
        <w:rFonts w:ascii="Symbol" w:hAnsi="Symbol" w:hint="default"/>
      </w:rPr>
    </w:lvl>
    <w:lvl w:ilvl="4" w:tplc="10090003" w:tentative="1">
      <w:start w:val="1"/>
      <w:numFmt w:val="bullet"/>
      <w:lvlText w:val="o"/>
      <w:lvlJc w:val="left"/>
      <w:pPr>
        <w:ind w:left="3502" w:hanging="360"/>
      </w:pPr>
      <w:rPr>
        <w:rFonts w:ascii="Courier New" w:hAnsi="Courier New" w:cs="Courier New" w:hint="default"/>
      </w:rPr>
    </w:lvl>
    <w:lvl w:ilvl="5" w:tplc="10090005" w:tentative="1">
      <w:start w:val="1"/>
      <w:numFmt w:val="bullet"/>
      <w:lvlText w:val=""/>
      <w:lvlJc w:val="left"/>
      <w:pPr>
        <w:ind w:left="4222" w:hanging="360"/>
      </w:pPr>
      <w:rPr>
        <w:rFonts w:ascii="Wingdings" w:hAnsi="Wingdings" w:hint="default"/>
      </w:rPr>
    </w:lvl>
    <w:lvl w:ilvl="6" w:tplc="10090001" w:tentative="1">
      <w:start w:val="1"/>
      <w:numFmt w:val="bullet"/>
      <w:lvlText w:val=""/>
      <w:lvlJc w:val="left"/>
      <w:pPr>
        <w:ind w:left="4942" w:hanging="360"/>
      </w:pPr>
      <w:rPr>
        <w:rFonts w:ascii="Symbol" w:hAnsi="Symbol" w:hint="default"/>
      </w:rPr>
    </w:lvl>
    <w:lvl w:ilvl="7" w:tplc="10090003" w:tentative="1">
      <w:start w:val="1"/>
      <w:numFmt w:val="bullet"/>
      <w:lvlText w:val="o"/>
      <w:lvlJc w:val="left"/>
      <w:pPr>
        <w:ind w:left="5662" w:hanging="360"/>
      </w:pPr>
      <w:rPr>
        <w:rFonts w:ascii="Courier New" w:hAnsi="Courier New" w:cs="Courier New" w:hint="default"/>
      </w:rPr>
    </w:lvl>
    <w:lvl w:ilvl="8" w:tplc="10090005" w:tentative="1">
      <w:start w:val="1"/>
      <w:numFmt w:val="bullet"/>
      <w:lvlText w:val=""/>
      <w:lvlJc w:val="left"/>
      <w:pPr>
        <w:ind w:left="6382" w:hanging="360"/>
      </w:pPr>
      <w:rPr>
        <w:rFonts w:ascii="Wingdings" w:hAnsi="Wingdings" w:hint="default"/>
      </w:rPr>
    </w:lvl>
  </w:abstractNum>
  <w:abstractNum w:abstractNumId="25">
    <w:nsid w:val="60C071CC"/>
    <w:multiLevelType w:val="hybridMultilevel"/>
    <w:tmpl w:val="DE805C4E"/>
    <w:lvl w:ilvl="0" w:tplc="77963FB4">
      <w:start w:val="1"/>
      <w:numFmt w:val="bullet"/>
      <w:lvlText w:val=""/>
      <w:lvlJc w:val="left"/>
      <w:pPr>
        <w:tabs>
          <w:tab w:val="num" w:pos="360"/>
        </w:tabs>
        <w:ind w:left="360" w:hanging="360"/>
      </w:pPr>
      <w:rPr>
        <w:rFonts w:ascii="Symbol" w:hAnsi="Symbol" w:cs="Juice ITC" w:hint="default"/>
        <w:sz w:val="1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AC1C56"/>
    <w:multiLevelType w:val="multilevel"/>
    <w:tmpl w:val="FAEE03B6"/>
    <w:lvl w:ilvl="0">
      <w:start w:val="10"/>
      <w:numFmt w:val="decimal"/>
      <w:lvlText w:val="%1.0"/>
      <w:lvlJc w:val="left"/>
      <w:pPr>
        <w:tabs>
          <w:tab w:val="num" w:pos="465"/>
        </w:tabs>
        <w:ind w:left="465" w:hanging="465"/>
      </w:pPr>
      <w:rPr>
        <w:rFonts w:hint="default"/>
      </w:rPr>
    </w:lvl>
    <w:lvl w:ilvl="1">
      <w:start w:val="1"/>
      <w:numFmt w:val="decimal"/>
      <w:lvlText w:val="%1.%2"/>
      <w:lvlJc w:val="left"/>
      <w:pPr>
        <w:tabs>
          <w:tab w:val="num" w:pos="1185"/>
        </w:tabs>
        <w:ind w:left="1185" w:hanging="46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27">
    <w:nsid w:val="6349274D"/>
    <w:multiLevelType w:val="hybridMultilevel"/>
    <w:tmpl w:val="C914A74A"/>
    <w:lvl w:ilvl="0" w:tplc="77963FB4">
      <w:start w:val="1"/>
      <w:numFmt w:val="bullet"/>
      <w:lvlText w:val=""/>
      <w:lvlJc w:val="left"/>
      <w:pPr>
        <w:tabs>
          <w:tab w:val="num" w:pos="360"/>
        </w:tabs>
        <w:ind w:left="360" w:hanging="360"/>
      </w:pPr>
      <w:rPr>
        <w:rFonts w:ascii="Symbol" w:hAnsi="Symbol" w:cs="Juice ITC" w:hint="default"/>
        <w:sz w:val="1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2794E46"/>
    <w:multiLevelType w:val="hybridMultilevel"/>
    <w:tmpl w:val="8A0218D2"/>
    <w:lvl w:ilvl="0" w:tplc="77963FB4">
      <w:start w:val="1"/>
      <w:numFmt w:val="bullet"/>
      <w:lvlText w:val=""/>
      <w:lvlJc w:val="left"/>
      <w:pPr>
        <w:tabs>
          <w:tab w:val="num" w:pos="360"/>
        </w:tabs>
        <w:ind w:left="360" w:hanging="360"/>
      </w:pPr>
      <w:rPr>
        <w:rFonts w:ascii="Symbol" w:hAnsi="Symbol" w:cs="Juice ITC" w:hint="default"/>
        <w:sz w:val="1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C372061"/>
    <w:multiLevelType w:val="multilevel"/>
    <w:tmpl w:val="ADBA4376"/>
    <w:lvl w:ilvl="0">
      <w:start w:val="1"/>
      <w:numFmt w:val="bullet"/>
      <w:lvlText w:val=""/>
      <w:lvlJc w:val="left"/>
      <w:pPr>
        <w:tabs>
          <w:tab w:val="num" w:pos="360"/>
        </w:tabs>
        <w:ind w:left="360" w:hanging="360"/>
      </w:pPr>
      <w:rPr>
        <w:rFonts w:ascii="Wingdings" w:hAnsi="Wingdings" w:hint="default"/>
        <w:sz w:val="16"/>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10"/>
  </w:num>
  <w:num w:numId="2">
    <w:abstractNumId w:val="14"/>
  </w:num>
  <w:num w:numId="3">
    <w:abstractNumId w:val="25"/>
  </w:num>
  <w:num w:numId="4">
    <w:abstractNumId w:val="17"/>
  </w:num>
  <w:num w:numId="5">
    <w:abstractNumId w:val="12"/>
  </w:num>
  <w:num w:numId="6">
    <w:abstractNumId w:val="21"/>
  </w:num>
  <w:num w:numId="7">
    <w:abstractNumId w:val="27"/>
  </w:num>
  <w:num w:numId="8">
    <w:abstractNumId w:val="28"/>
  </w:num>
  <w:num w:numId="9">
    <w:abstractNumId w:val="20"/>
  </w:num>
  <w:num w:numId="10">
    <w:abstractNumId w:val="11"/>
  </w:num>
  <w:num w:numId="11">
    <w:abstractNumId w:val="23"/>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6"/>
  </w:num>
  <w:num w:numId="24">
    <w:abstractNumId w:val="19"/>
  </w:num>
  <w:num w:numId="25">
    <w:abstractNumId w:val="15"/>
  </w:num>
  <w:num w:numId="26">
    <w:abstractNumId w:val="18"/>
  </w:num>
  <w:num w:numId="27">
    <w:abstractNumId w:val="13"/>
  </w:num>
  <w:num w:numId="28">
    <w:abstractNumId w:val="22"/>
  </w:num>
  <w:num w:numId="29">
    <w:abstractNumId w:val="16"/>
  </w:num>
  <w:num w:numId="3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erantonio Boriero">
    <w15:presenceInfo w15:providerId="AD" w15:userId="S-1-5-21-45312856-92406976-343610892-1282"/>
  </w15:person>
  <w15:person w15:author="Pierre-Olivier Lessard">
    <w15:presenceInfo w15:providerId="AD" w15:userId="S-1-5-21-45312856-92406976-343610892-53429"/>
  </w15:person>
  <w15:person w15:author="Fabio Perelli">
    <w15:presenceInfo w15:providerId="AD" w15:userId="S-1-5-21-45312856-92406976-343610892-2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TrueTypeFonts/>
  <w:proofState w:spelling="clean" w:grammar="clean"/>
  <w:trackRevisions/>
  <w:documentProtection w:edit="forms" w:enforcement="0"/>
  <w:defaultTabStop w:val="720"/>
  <w:hyphenationZone w:val="425"/>
  <w:displayHorizontalDrawingGridEvery w:val="0"/>
  <w:displayVerticalDrawingGridEvery w:val="0"/>
  <w:doNotUseMarginsForDrawingGridOrigin/>
  <w:doNotShadeFormData/>
  <w:noPunctuationKerning/>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A4F"/>
    <w:rsid w:val="000143D5"/>
    <w:rsid w:val="00015E46"/>
    <w:rsid w:val="00022672"/>
    <w:rsid w:val="00041C04"/>
    <w:rsid w:val="00051972"/>
    <w:rsid w:val="00055E31"/>
    <w:rsid w:val="00072C91"/>
    <w:rsid w:val="0008158C"/>
    <w:rsid w:val="000A7643"/>
    <w:rsid w:val="000B3052"/>
    <w:rsid w:val="000B496D"/>
    <w:rsid w:val="000D6603"/>
    <w:rsid w:val="000E5157"/>
    <w:rsid w:val="000E5FCC"/>
    <w:rsid w:val="000F2715"/>
    <w:rsid w:val="00100C7E"/>
    <w:rsid w:val="001056FC"/>
    <w:rsid w:val="00137AD9"/>
    <w:rsid w:val="00140BD7"/>
    <w:rsid w:val="0014757C"/>
    <w:rsid w:val="00156CE0"/>
    <w:rsid w:val="0016450A"/>
    <w:rsid w:val="001661F5"/>
    <w:rsid w:val="00174792"/>
    <w:rsid w:val="001B4FC0"/>
    <w:rsid w:val="001E1010"/>
    <w:rsid w:val="00200C44"/>
    <w:rsid w:val="00207305"/>
    <w:rsid w:val="0021419F"/>
    <w:rsid w:val="0022155B"/>
    <w:rsid w:val="00240FB1"/>
    <w:rsid w:val="00243760"/>
    <w:rsid w:val="00254A7A"/>
    <w:rsid w:val="002612E5"/>
    <w:rsid w:val="00270E96"/>
    <w:rsid w:val="002839FC"/>
    <w:rsid w:val="002D5C0A"/>
    <w:rsid w:val="002E4722"/>
    <w:rsid w:val="002F0E29"/>
    <w:rsid w:val="002F1CCA"/>
    <w:rsid w:val="002F3E7E"/>
    <w:rsid w:val="0030124D"/>
    <w:rsid w:val="003147FD"/>
    <w:rsid w:val="00316ADF"/>
    <w:rsid w:val="00326C14"/>
    <w:rsid w:val="0033406C"/>
    <w:rsid w:val="003376FE"/>
    <w:rsid w:val="00342BFD"/>
    <w:rsid w:val="00352265"/>
    <w:rsid w:val="0035418A"/>
    <w:rsid w:val="0037768D"/>
    <w:rsid w:val="003B0931"/>
    <w:rsid w:val="003B1A88"/>
    <w:rsid w:val="003C2175"/>
    <w:rsid w:val="003C2951"/>
    <w:rsid w:val="003D4C24"/>
    <w:rsid w:val="003D6AE9"/>
    <w:rsid w:val="003F3819"/>
    <w:rsid w:val="00405666"/>
    <w:rsid w:val="004229B1"/>
    <w:rsid w:val="00423B4F"/>
    <w:rsid w:val="00427AA0"/>
    <w:rsid w:val="004325E1"/>
    <w:rsid w:val="0043432A"/>
    <w:rsid w:val="0044064C"/>
    <w:rsid w:val="00445544"/>
    <w:rsid w:val="00467E48"/>
    <w:rsid w:val="00471126"/>
    <w:rsid w:val="0047525F"/>
    <w:rsid w:val="0048726A"/>
    <w:rsid w:val="004B7434"/>
    <w:rsid w:val="004B7EA5"/>
    <w:rsid w:val="004C0F8C"/>
    <w:rsid w:val="004C652C"/>
    <w:rsid w:val="004D56FA"/>
    <w:rsid w:val="004E3507"/>
    <w:rsid w:val="00506A48"/>
    <w:rsid w:val="0050750C"/>
    <w:rsid w:val="00512F7B"/>
    <w:rsid w:val="0052386F"/>
    <w:rsid w:val="005259EC"/>
    <w:rsid w:val="005313B7"/>
    <w:rsid w:val="00536279"/>
    <w:rsid w:val="00546643"/>
    <w:rsid w:val="00561B7F"/>
    <w:rsid w:val="00572E08"/>
    <w:rsid w:val="00573133"/>
    <w:rsid w:val="00584ADD"/>
    <w:rsid w:val="005866D0"/>
    <w:rsid w:val="00596DD3"/>
    <w:rsid w:val="005A01B0"/>
    <w:rsid w:val="005A548F"/>
    <w:rsid w:val="005F3873"/>
    <w:rsid w:val="0062346B"/>
    <w:rsid w:val="00660241"/>
    <w:rsid w:val="00695D0B"/>
    <w:rsid w:val="006D15CC"/>
    <w:rsid w:val="006D43BF"/>
    <w:rsid w:val="006E0F88"/>
    <w:rsid w:val="006E7069"/>
    <w:rsid w:val="006F2159"/>
    <w:rsid w:val="006F4317"/>
    <w:rsid w:val="006F5E51"/>
    <w:rsid w:val="006F64F1"/>
    <w:rsid w:val="007048E6"/>
    <w:rsid w:val="00723A88"/>
    <w:rsid w:val="00734558"/>
    <w:rsid w:val="00735713"/>
    <w:rsid w:val="00753378"/>
    <w:rsid w:val="0076764C"/>
    <w:rsid w:val="007947C9"/>
    <w:rsid w:val="007A0C15"/>
    <w:rsid w:val="007B791E"/>
    <w:rsid w:val="007C44C6"/>
    <w:rsid w:val="007E1F57"/>
    <w:rsid w:val="007E3455"/>
    <w:rsid w:val="007E7236"/>
    <w:rsid w:val="007E7754"/>
    <w:rsid w:val="007F0F49"/>
    <w:rsid w:val="00800608"/>
    <w:rsid w:val="0080167A"/>
    <w:rsid w:val="008026CB"/>
    <w:rsid w:val="0080374A"/>
    <w:rsid w:val="00803C40"/>
    <w:rsid w:val="00824920"/>
    <w:rsid w:val="00833E1A"/>
    <w:rsid w:val="00834E1D"/>
    <w:rsid w:val="008421B0"/>
    <w:rsid w:val="00861FD2"/>
    <w:rsid w:val="008631FF"/>
    <w:rsid w:val="008715EC"/>
    <w:rsid w:val="00872A98"/>
    <w:rsid w:val="00883623"/>
    <w:rsid w:val="0089022B"/>
    <w:rsid w:val="00890747"/>
    <w:rsid w:val="008914A0"/>
    <w:rsid w:val="008A5C87"/>
    <w:rsid w:val="008C1853"/>
    <w:rsid w:val="008D5FDE"/>
    <w:rsid w:val="008E3CA0"/>
    <w:rsid w:val="008F2B96"/>
    <w:rsid w:val="008F59D4"/>
    <w:rsid w:val="009022A3"/>
    <w:rsid w:val="00950180"/>
    <w:rsid w:val="0095721B"/>
    <w:rsid w:val="009A5B03"/>
    <w:rsid w:val="009A5EAD"/>
    <w:rsid w:val="009A71A0"/>
    <w:rsid w:val="009B1DF4"/>
    <w:rsid w:val="009B1F42"/>
    <w:rsid w:val="009D06E7"/>
    <w:rsid w:val="009E0479"/>
    <w:rsid w:val="009E0CCB"/>
    <w:rsid w:val="009F3996"/>
    <w:rsid w:val="00A17304"/>
    <w:rsid w:val="00A2025A"/>
    <w:rsid w:val="00A3686D"/>
    <w:rsid w:val="00A55643"/>
    <w:rsid w:val="00A658AC"/>
    <w:rsid w:val="00A848C2"/>
    <w:rsid w:val="00AA6AE0"/>
    <w:rsid w:val="00AC7EE4"/>
    <w:rsid w:val="00AD07F3"/>
    <w:rsid w:val="00AD2B17"/>
    <w:rsid w:val="00AE2791"/>
    <w:rsid w:val="00AE7ED8"/>
    <w:rsid w:val="00AF00C8"/>
    <w:rsid w:val="00AF12CA"/>
    <w:rsid w:val="00B03912"/>
    <w:rsid w:val="00B625C2"/>
    <w:rsid w:val="00B67951"/>
    <w:rsid w:val="00BA0E59"/>
    <w:rsid w:val="00BA4FB8"/>
    <w:rsid w:val="00BB0D9C"/>
    <w:rsid w:val="00BB4C20"/>
    <w:rsid w:val="00BC47B7"/>
    <w:rsid w:val="00BC6690"/>
    <w:rsid w:val="00BD4143"/>
    <w:rsid w:val="00BE5380"/>
    <w:rsid w:val="00BF35CF"/>
    <w:rsid w:val="00C11EB2"/>
    <w:rsid w:val="00C2364D"/>
    <w:rsid w:val="00C23733"/>
    <w:rsid w:val="00C319C0"/>
    <w:rsid w:val="00C440E5"/>
    <w:rsid w:val="00C474CE"/>
    <w:rsid w:val="00C675F0"/>
    <w:rsid w:val="00C830E8"/>
    <w:rsid w:val="00C84936"/>
    <w:rsid w:val="00C861EC"/>
    <w:rsid w:val="00C86C4D"/>
    <w:rsid w:val="00CB6441"/>
    <w:rsid w:val="00D00FAA"/>
    <w:rsid w:val="00D215B2"/>
    <w:rsid w:val="00D361EC"/>
    <w:rsid w:val="00D42C03"/>
    <w:rsid w:val="00D52009"/>
    <w:rsid w:val="00D54A2F"/>
    <w:rsid w:val="00D734DA"/>
    <w:rsid w:val="00DB3F7F"/>
    <w:rsid w:val="00DB705A"/>
    <w:rsid w:val="00DC3784"/>
    <w:rsid w:val="00DF50BB"/>
    <w:rsid w:val="00E04A4F"/>
    <w:rsid w:val="00E10F98"/>
    <w:rsid w:val="00E138FA"/>
    <w:rsid w:val="00E145FD"/>
    <w:rsid w:val="00E1586C"/>
    <w:rsid w:val="00E27948"/>
    <w:rsid w:val="00E33F41"/>
    <w:rsid w:val="00E346A5"/>
    <w:rsid w:val="00E4656A"/>
    <w:rsid w:val="00E72017"/>
    <w:rsid w:val="00E81D05"/>
    <w:rsid w:val="00E96881"/>
    <w:rsid w:val="00EF0851"/>
    <w:rsid w:val="00EF50B2"/>
    <w:rsid w:val="00F04B8F"/>
    <w:rsid w:val="00F05159"/>
    <w:rsid w:val="00F06AE8"/>
    <w:rsid w:val="00F11144"/>
    <w:rsid w:val="00F25056"/>
    <w:rsid w:val="00F32320"/>
    <w:rsid w:val="00F3491E"/>
    <w:rsid w:val="00F36454"/>
    <w:rsid w:val="00F44B36"/>
    <w:rsid w:val="00F4671E"/>
    <w:rsid w:val="00F53E13"/>
    <w:rsid w:val="00F71980"/>
    <w:rsid w:val="00F80A59"/>
    <w:rsid w:val="00F81653"/>
    <w:rsid w:val="00F82191"/>
    <w:rsid w:val="00F82B1F"/>
    <w:rsid w:val="00F837BF"/>
    <w:rsid w:val="00F94147"/>
    <w:rsid w:val="00F96679"/>
    <w:rsid w:val="00F97583"/>
    <w:rsid w:val="00FA7374"/>
    <w:rsid w:val="00FC6DBB"/>
    <w:rsid w:val="00FC79B7"/>
    <w:rsid w:val="00FD5FF3"/>
    <w:rsid w:val="00FE472E"/>
    <w:rsid w:val="00FE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white">
      <v:fill color="white"/>
    </o:shapedefaults>
    <o:shapelayout v:ext="edit">
      <o:idmap v:ext="edit" data="1"/>
    </o:shapelayout>
  </w:shapeDefaults>
  <w:decimalSymbol w:val="."/>
  <w:listSeparator w:val=","/>
  <w14:docId w14:val="0D71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60"/>
    </w:pPr>
    <w:rPr>
      <w:lang w:val="fr-CA"/>
    </w:rPr>
  </w:style>
  <w:style w:type="paragraph" w:styleId="Heading1">
    <w:name w:val="heading 1"/>
    <w:basedOn w:val="Normal"/>
    <w:next w:val="Normal"/>
    <w:link w:val="Heading1Char"/>
    <w:qFormat/>
    <w:rsid w:val="003B1A88"/>
    <w:pPr>
      <w:keepNext/>
      <w:numPr>
        <w:numId w:val="28"/>
      </w:numPr>
      <w:spacing w:before="240"/>
      <w:ind w:left="0" w:hanging="831"/>
      <w:outlineLvl w:val="0"/>
    </w:pPr>
    <w:rPr>
      <w:rFonts w:ascii="Arial" w:hAnsi="Arial" w:cs="Arial"/>
      <w:b/>
      <w:i/>
      <w:kern w:val="28"/>
      <w:sz w:val="24"/>
      <w:lang w:val="en-US"/>
    </w:rPr>
  </w:style>
  <w:style w:type="paragraph" w:styleId="Heading2">
    <w:name w:val="heading 2"/>
    <w:basedOn w:val="Normal"/>
    <w:next w:val="Normal"/>
    <w:link w:val="Heading2Char"/>
    <w:qFormat/>
    <w:pPr>
      <w:keepNext/>
      <w:numPr>
        <w:ilvl w:val="1"/>
        <w:numId w:val="1"/>
      </w:numPr>
      <w:spacing w:before="240"/>
      <w:outlineLvl w:val="1"/>
    </w:pPr>
    <w:rPr>
      <w:rFonts w:ascii="Helvetica" w:hAnsi="Helvetica"/>
      <w:b/>
      <w:i/>
      <w:sz w:val="22"/>
    </w:rPr>
  </w:style>
  <w:style w:type="paragraph" w:styleId="Heading3">
    <w:name w:val="heading 3"/>
    <w:basedOn w:val="Normal"/>
    <w:next w:val="Normal"/>
    <w:qFormat/>
    <w:pPr>
      <w:keepNext/>
      <w:numPr>
        <w:ilvl w:val="2"/>
        <w:numId w:val="1"/>
      </w:numPr>
      <w:spacing w:before="240"/>
      <w:outlineLvl w:val="2"/>
    </w:pPr>
    <w:rPr>
      <w:rFonts w:ascii="Helvetica" w:hAnsi="Helvetica"/>
      <w:b/>
      <w:i/>
    </w:rPr>
  </w:style>
  <w:style w:type="paragraph" w:styleId="Heading4">
    <w:name w:val="heading 4"/>
    <w:basedOn w:val="Normal"/>
    <w:next w:val="Normal"/>
    <w:qFormat/>
    <w:pPr>
      <w:keepNext/>
      <w:numPr>
        <w:ilvl w:val="3"/>
        <w:numId w:val="1"/>
      </w:numPr>
      <w:spacing w:before="240"/>
      <w:outlineLvl w:val="3"/>
    </w:pPr>
    <w:rPr>
      <w:rFonts w:ascii="Helvetica" w:hAnsi="Helvetica"/>
      <w:b/>
    </w:rPr>
  </w:style>
  <w:style w:type="paragraph" w:styleId="Heading5">
    <w:name w:val="heading 5"/>
    <w:basedOn w:val="Normal"/>
    <w:next w:val="Normal"/>
    <w:qFormat/>
    <w:pPr>
      <w:numPr>
        <w:ilvl w:val="4"/>
        <w:numId w:val="1"/>
      </w:numPr>
      <w:spacing w:before="240"/>
      <w:outlineLvl w:val="4"/>
    </w:pPr>
    <w:rPr>
      <w:rFonts w:ascii="Arial" w:hAnsi="Arial"/>
      <w:sz w:val="22"/>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rPr>
  </w:style>
  <w:style w:type="paragraph" w:styleId="Heading8">
    <w:name w:val="heading 8"/>
    <w:basedOn w:val="Normal"/>
    <w:next w:val="Normal"/>
    <w:qFormat/>
    <w:pPr>
      <w:numPr>
        <w:ilvl w:val="7"/>
        <w:numId w:val="1"/>
      </w:numPr>
      <w:spacing w:before="240"/>
      <w:outlineLvl w:val="7"/>
    </w:pPr>
    <w:rPr>
      <w:rFonts w:ascii="Arial" w:hAnsi="Arial"/>
      <w:i/>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basedOn w:val="Normal"/>
    <w:next w:val="Normal"/>
    <w:semiHidden/>
    <w:pPr>
      <w:tabs>
        <w:tab w:val="right" w:leader="dot" w:pos="9216"/>
      </w:tabs>
      <w:spacing w:before="120" w:after="120"/>
    </w:pPr>
    <w:rPr>
      <w:b/>
      <w:caps/>
    </w:rPr>
  </w:style>
  <w:style w:type="paragraph" w:styleId="TOC2">
    <w:name w:val="toc 2"/>
    <w:basedOn w:val="Normal"/>
    <w:next w:val="Normal"/>
    <w:semiHidden/>
    <w:pPr>
      <w:tabs>
        <w:tab w:val="right" w:leader="dot" w:pos="9216"/>
      </w:tabs>
      <w:spacing w:after="0"/>
    </w:pPr>
    <w:rPr>
      <w:smallCaps/>
    </w:rPr>
  </w:style>
  <w:style w:type="paragraph" w:styleId="TOC3">
    <w:name w:val="toc 3"/>
    <w:basedOn w:val="Normal"/>
    <w:next w:val="Normal"/>
    <w:semiHidden/>
    <w:pPr>
      <w:tabs>
        <w:tab w:val="right" w:leader="dot" w:pos="9216"/>
      </w:tabs>
      <w:spacing w:after="0"/>
      <w:ind w:left="200"/>
    </w:pPr>
    <w:rPr>
      <w:i/>
    </w:rPr>
  </w:style>
  <w:style w:type="paragraph" w:styleId="TOC4">
    <w:name w:val="toc 4"/>
    <w:basedOn w:val="Normal"/>
    <w:next w:val="Normal"/>
    <w:semiHidden/>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rPr>
  </w:style>
  <w:style w:type="paragraph" w:customStyle="1" w:styleId="TableText">
    <w:name w:val="Table Text"/>
    <w:rPr>
      <w:rFonts w:ascii="Helvetica" w:hAnsi="Helvetica"/>
      <w:color w:val="000000"/>
      <w:sz w:val="24"/>
    </w:rPr>
  </w:style>
  <w:style w:type="paragraph" w:customStyle="1" w:styleId="code">
    <w:name w:val="code"/>
    <w:pPr>
      <w:jc w:val="center"/>
    </w:pPr>
    <w:rPr>
      <w:rFonts w:ascii="Helvetica" w:hAnsi="Helvetica"/>
      <w:color w:val="000000"/>
      <w:sz w:val="24"/>
    </w:rPr>
  </w:style>
  <w:style w:type="paragraph" w:customStyle="1" w:styleId="Bullet">
    <w:name w:val="Bullet"/>
    <w:pPr>
      <w:ind w:left="288"/>
    </w:pPr>
    <w:rPr>
      <w:rFonts w:ascii="TimesNewRomanPS" w:hAnsi="TimesNewRomanPS"/>
      <w:color w:val="000000"/>
      <w:sz w:val="24"/>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semiHidden/>
    <w:pPr>
      <w:spacing w:after="0"/>
      <w:ind w:left="3600" w:hanging="623"/>
    </w:pPr>
    <w:rPr>
      <w:sz w:val="22"/>
      <w:lang w:val="en-US"/>
    </w:rPr>
  </w:style>
  <w:style w:type="paragraph" w:styleId="BodyTextIndent2">
    <w:name w:val="Body Text Indent 2"/>
    <w:basedOn w:val="Normal"/>
    <w:semiHidden/>
    <w:pPr>
      <w:spacing w:after="0"/>
      <w:ind w:left="2410" w:hanging="283"/>
    </w:pPr>
    <w:rPr>
      <w:sz w:val="22"/>
      <w:lang w:val="en-US"/>
    </w:rPr>
  </w:style>
  <w:style w:type="paragraph" w:styleId="BodyTextIndent">
    <w:name w:val="Body Text Indent"/>
    <w:basedOn w:val="Normal"/>
    <w:semiHidden/>
    <w:pPr>
      <w:ind w:left="270"/>
    </w:pPr>
  </w:style>
  <w:style w:type="paragraph" w:styleId="Title">
    <w:name w:val="Title"/>
    <w:basedOn w:val="Normal"/>
    <w:qFormat/>
    <w:pPr>
      <w:jc w:val="center"/>
    </w:pPr>
    <w:rPr>
      <w:b/>
      <w:sz w:val="22"/>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
    <w:name w:val="Body Text"/>
    <w:basedOn w:val="Normal"/>
    <w:pPr>
      <w:jc w:val="both"/>
    </w:pPr>
  </w:style>
  <w:style w:type="character" w:styleId="PageNumber">
    <w:name w:val="page number"/>
    <w:basedOn w:val="DefaultParagraphFont"/>
    <w:semiHidden/>
  </w:style>
  <w:style w:type="paragraph" w:styleId="Subtitle">
    <w:name w:val="Subtitle"/>
    <w:basedOn w:val="Title"/>
    <w:next w:val="BodyText"/>
    <w:link w:val="SubtitleChar"/>
    <w:qFormat/>
    <w:rsid w:val="0021419F"/>
    <w:pPr>
      <w:keepNext/>
      <w:keepLines/>
      <w:spacing w:after="240"/>
    </w:pPr>
    <w:rPr>
      <w:rFonts w:ascii="Arial" w:hAnsi="Arial"/>
      <w:kern w:val="28"/>
      <w:sz w:val="36"/>
      <w:lang w:val="en-US"/>
    </w:rPr>
  </w:style>
  <w:style w:type="character" w:customStyle="1" w:styleId="SubtitleChar">
    <w:name w:val="Subtitle Char"/>
    <w:link w:val="Subtitle"/>
    <w:rsid w:val="0021419F"/>
    <w:rPr>
      <w:rFonts w:ascii="Arial" w:hAnsi="Arial"/>
      <w:b/>
      <w:kern w:val="28"/>
      <w:sz w:val="36"/>
      <w:lang w:val="en-US" w:eastAsia="en-US"/>
    </w:rPr>
  </w:style>
  <w:style w:type="paragraph" w:customStyle="1" w:styleId="TitleDate">
    <w:name w:val="TitleDate"/>
    <w:basedOn w:val="Subtitle"/>
    <w:rsid w:val="0021419F"/>
    <w:rPr>
      <w:b w:val="0"/>
      <w:i/>
      <w:sz w:val="28"/>
    </w:rPr>
  </w:style>
  <w:style w:type="paragraph" w:customStyle="1" w:styleId="Body1">
    <w:name w:val="Body 1"/>
    <w:basedOn w:val="BodyText"/>
    <w:rsid w:val="0021419F"/>
    <w:pPr>
      <w:spacing w:after="160"/>
      <w:ind w:left="576"/>
      <w:jc w:val="left"/>
    </w:pPr>
    <w:rPr>
      <w:lang w:val="en-US"/>
    </w:rPr>
  </w:style>
  <w:style w:type="paragraph" w:customStyle="1" w:styleId="Body2">
    <w:name w:val="Body 2"/>
    <w:basedOn w:val="BodyText"/>
    <w:rsid w:val="0021419F"/>
    <w:pPr>
      <w:spacing w:after="160"/>
      <w:ind w:left="864"/>
      <w:jc w:val="left"/>
    </w:pPr>
    <w:rPr>
      <w:lang w:val="en-US"/>
    </w:rPr>
  </w:style>
  <w:style w:type="paragraph" w:customStyle="1" w:styleId="Body3">
    <w:name w:val="Body 3"/>
    <w:basedOn w:val="BodyText"/>
    <w:rsid w:val="0021419F"/>
    <w:pPr>
      <w:spacing w:after="160"/>
      <w:ind w:left="1296"/>
      <w:jc w:val="left"/>
    </w:pPr>
    <w:rPr>
      <w:lang w:val="en-US"/>
    </w:rPr>
  </w:style>
  <w:style w:type="table" w:styleId="TableGrid">
    <w:name w:val="Table Grid"/>
    <w:basedOn w:val="TableNormal"/>
    <w:rsid w:val="00824920"/>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D5FDE"/>
    <w:rPr>
      <w:color w:val="0000FF"/>
      <w:u w:val="single"/>
    </w:rPr>
  </w:style>
  <w:style w:type="paragraph" w:styleId="NormalWeb">
    <w:name w:val="Normal (Web)"/>
    <w:basedOn w:val="Normal"/>
    <w:rsid w:val="008D5FDE"/>
    <w:pPr>
      <w:spacing w:before="100" w:beforeAutospacing="1" w:after="100" w:afterAutospacing="1"/>
    </w:pPr>
    <w:rPr>
      <w:sz w:val="24"/>
      <w:szCs w:val="24"/>
      <w:lang w:val="en-US"/>
    </w:rPr>
  </w:style>
  <w:style w:type="paragraph" w:customStyle="1" w:styleId="Heading1-FormatOnly">
    <w:name w:val="Heading 1 - Format Only"/>
    <w:basedOn w:val="Heading1"/>
    <w:rsid w:val="00753378"/>
    <w:pPr>
      <w:keepNext w:val="0"/>
      <w:pageBreakBefore/>
      <w:pBdr>
        <w:bottom w:val="single" w:sz="36" w:space="3" w:color="808080"/>
      </w:pBdr>
      <w:spacing w:before="0" w:after="240"/>
      <w:outlineLvl w:val="9"/>
    </w:pPr>
    <w:rPr>
      <w:i w:val="0"/>
      <w:smallCaps/>
      <w:kern w:val="0"/>
      <w:sz w:val="36"/>
    </w:rPr>
  </w:style>
  <w:style w:type="paragraph" w:customStyle="1" w:styleId="Tabletext0">
    <w:name w:val="Tabletext"/>
    <w:basedOn w:val="Normal"/>
    <w:rsid w:val="00753378"/>
    <w:pPr>
      <w:keepLines/>
      <w:widowControl w:val="0"/>
      <w:spacing w:after="120" w:line="240" w:lineRule="atLeast"/>
    </w:pPr>
    <w:rPr>
      <w:lang w:val="en-US"/>
    </w:rPr>
  </w:style>
  <w:style w:type="character" w:customStyle="1" w:styleId="Heading1Char">
    <w:name w:val="Heading 1 Char"/>
    <w:link w:val="Heading1"/>
    <w:rsid w:val="003B1A88"/>
    <w:rPr>
      <w:rFonts w:ascii="Arial" w:hAnsi="Arial" w:cs="Arial"/>
      <w:b/>
      <w:i/>
      <w:kern w:val="28"/>
      <w:sz w:val="24"/>
      <w:lang w:val="en-US" w:eastAsia="en-US"/>
    </w:rPr>
  </w:style>
  <w:style w:type="character" w:customStyle="1" w:styleId="Heading2Char">
    <w:name w:val="Heading 2 Char"/>
    <w:link w:val="Heading2"/>
    <w:rsid w:val="00A17304"/>
    <w:rPr>
      <w:rFonts w:ascii="Helvetica" w:hAnsi="Helvetica"/>
      <w:b/>
      <w:i/>
      <w:sz w:val="22"/>
      <w:lang w:val="fr-CA" w:eastAsia="en-US" w:bidi="ar-SA"/>
    </w:rPr>
  </w:style>
  <w:style w:type="paragraph" w:styleId="BalloonText">
    <w:name w:val="Balloon Text"/>
    <w:basedOn w:val="Normal"/>
    <w:semiHidden/>
    <w:rsid w:val="00137AD9"/>
    <w:rPr>
      <w:rFonts w:ascii="Tahoma" w:hAnsi="Tahoma" w:cs="Tahoma"/>
      <w:sz w:val="16"/>
      <w:szCs w:val="16"/>
    </w:rPr>
  </w:style>
  <w:style w:type="paragraph" w:styleId="BodyTextFirstIndent">
    <w:name w:val="Body Text First Indent"/>
    <w:basedOn w:val="BodyText"/>
    <w:rsid w:val="00137AD9"/>
    <w:pPr>
      <w:spacing w:after="120"/>
      <w:ind w:firstLine="210"/>
      <w:jc w:val="left"/>
    </w:pPr>
  </w:style>
  <w:style w:type="character" w:customStyle="1" w:styleId="shorttext">
    <w:name w:val="short_text"/>
    <w:rsid w:val="0089022B"/>
  </w:style>
  <w:style w:type="character" w:customStyle="1" w:styleId="hps">
    <w:name w:val="hps"/>
    <w:rsid w:val="0089022B"/>
  </w:style>
  <w:style w:type="character" w:styleId="CommentReference">
    <w:name w:val="annotation reference"/>
    <w:basedOn w:val="DefaultParagraphFont"/>
    <w:uiPriority w:val="99"/>
    <w:semiHidden/>
    <w:unhideWhenUsed/>
    <w:rsid w:val="0030124D"/>
    <w:rPr>
      <w:sz w:val="16"/>
      <w:szCs w:val="16"/>
    </w:rPr>
  </w:style>
  <w:style w:type="paragraph" w:styleId="CommentText">
    <w:name w:val="annotation text"/>
    <w:basedOn w:val="Normal"/>
    <w:link w:val="CommentTextChar"/>
    <w:uiPriority w:val="99"/>
    <w:unhideWhenUsed/>
    <w:rsid w:val="0030124D"/>
  </w:style>
  <w:style w:type="character" w:customStyle="1" w:styleId="CommentTextChar">
    <w:name w:val="Comment Text Char"/>
    <w:basedOn w:val="DefaultParagraphFont"/>
    <w:link w:val="CommentText"/>
    <w:uiPriority w:val="99"/>
    <w:rsid w:val="0030124D"/>
    <w:rPr>
      <w:lang w:val="fr-CA"/>
    </w:rPr>
  </w:style>
  <w:style w:type="paragraph" w:styleId="CommentSubject">
    <w:name w:val="annotation subject"/>
    <w:basedOn w:val="CommentText"/>
    <w:next w:val="CommentText"/>
    <w:link w:val="CommentSubjectChar"/>
    <w:uiPriority w:val="99"/>
    <w:semiHidden/>
    <w:unhideWhenUsed/>
    <w:rsid w:val="0030124D"/>
    <w:rPr>
      <w:b/>
      <w:bCs/>
    </w:rPr>
  </w:style>
  <w:style w:type="character" w:customStyle="1" w:styleId="CommentSubjectChar">
    <w:name w:val="Comment Subject Char"/>
    <w:basedOn w:val="CommentTextChar"/>
    <w:link w:val="CommentSubject"/>
    <w:uiPriority w:val="99"/>
    <w:semiHidden/>
    <w:rsid w:val="0030124D"/>
    <w:rPr>
      <w:b/>
      <w:bCs/>
      <w:lang w:val="fr-CA"/>
    </w:rPr>
  </w:style>
  <w:style w:type="paragraph" w:styleId="Revision">
    <w:name w:val="Revision"/>
    <w:hidden/>
    <w:uiPriority w:val="99"/>
    <w:semiHidden/>
    <w:rsid w:val="00100C7E"/>
    <w:rPr>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60"/>
    </w:pPr>
    <w:rPr>
      <w:lang w:val="fr-CA"/>
    </w:rPr>
  </w:style>
  <w:style w:type="paragraph" w:styleId="Heading1">
    <w:name w:val="heading 1"/>
    <w:basedOn w:val="Normal"/>
    <w:next w:val="Normal"/>
    <w:link w:val="Heading1Char"/>
    <w:qFormat/>
    <w:rsid w:val="003B1A88"/>
    <w:pPr>
      <w:keepNext/>
      <w:numPr>
        <w:numId w:val="28"/>
      </w:numPr>
      <w:spacing w:before="240"/>
      <w:ind w:left="0" w:hanging="831"/>
      <w:outlineLvl w:val="0"/>
    </w:pPr>
    <w:rPr>
      <w:rFonts w:ascii="Arial" w:hAnsi="Arial" w:cs="Arial"/>
      <w:b/>
      <w:i/>
      <w:kern w:val="28"/>
      <w:sz w:val="24"/>
      <w:lang w:val="en-US"/>
    </w:rPr>
  </w:style>
  <w:style w:type="paragraph" w:styleId="Heading2">
    <w:name w:val="heading 2"/>
    <w:basedOn w:val="Normal"/>
    <w:next w:val="Normal"/>
    <w:link w:val="Heading2Char"/>
    <w:qFormat/>
    <w:pPr>
      <w:keepNext/>
      <w:numPr>
        <w:ilvl w:val="1"/>
        <w:numId w:val="1"/>
      </w:numPr>
      <w:spacing w:before="240"/>
      <w:outlineLvl w:val="1"/>
    </w:pPr>
    <w:rPr>
      <w:rFonts w:ascii="Helvetica" w:hAnsi="Helvetica"/>
      <w:b/>
      <w:i/>
      <w:sz w:val="22"/>
    </w:rPr>
  </w:style>
  <w:style w:type="paragraph" w:styleId="Heading3">
    <w:name w:val="heading 3"/>
    <w:basedOn w:val="Normal"/>
    <w:next w:val="Normal"/>
    <w:qFormat/>
    <w:pPr>
      <w:keepNext/>
      <w:numPr>
        <w:ilvl w:val="2"/>
        <w:numId w:val="1"/>
      </w:numPr>
      <w:spacing w:before="240"/>
      <w:outlineLvl w:val="2"/>
    </w:pPr>
    <w:rPr>
      <w:rFonts w:ascii="Helvetica" w:hAnsi="Helvetica"/>
      <w:b/>
      <w:i/>
    </w:rPr>
  </w:style>
  <w:style w:type="paragraph" w:styleId="Heading4">
    <w:name w:val="heading 4"/>
    <w:basedOn w:val="Normal"/>
    <w:next w:val="Normal"/>
    <w:qFormat/>
    <w:pPr>
      <w:keepNext/>
      <w:numPr>
        <w:ilvl w:val="3"/>
        <w:numId w:val="1"/>
      </w:numPr>
      <w:spacing w:before="240"/>
      <w:outlineLvl w:val="3"/>
    </w:pPr>
    <w:rPr>
      <w:rFonts w:ascii="Helvetica" w:hAnsi="Helvetica"/>
      <w:b/>
    </w:rPr>
  </w:style>
  <w:style w:type="paragraph" w:styleId="Heading5">
    <w:name w:val="heading 5"/>
    <w:basedOn w:val="Normal"/>
    <w:next w:val="Normal"/>
    <w:qFormat/>
    <w:pPr>
      <w:numPr>
        <w:ilvl w:val="4"/>
        <w:numId w:val="1"/>
      </w:numPr>
      <w:spacing w:before="240"/>
      <w:outlineLvl w:val="4"/>
    </w:pPr>
    <w:rPr>
      <w:rFonts w:ascii="Arial" w:hAnsi="Arial"/>
      <w:sz w:val="22"/>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rPr>
  </w:style>
  <w:style w:type="paragraph" w:styleId="Heading8">
    <w:name w:val="heading 8"/>
    <w:basedOn w:val="Normal"/>
    <w:next w:val="Normal"/>
    <w:qFormat/>
    <w:pPr>
      <w:numPr>
        <w:ilvl w:val="7"/>
        <w:numId w:val="1"/>
      </w:numPr>
      <w:spacing w:before="240"/>
      <w:outlineLvl w:val="7"/>
    </w:pPr>
    <w:rPr>
      <w:rFonts w:ascii="Arial" w:hAnsi="Arial"/>
      <w:i/>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spacing w:after="0"/>
    </w:pPr>
  </w:style>
  <w:style w:type="paragraph" w:customStyle="1" w:styleId="Style2">
    <w:name w:val="Style2"/>
    <w:basedOn w:val="Normal"/>
    <w:pPr>
      <w:spacing w:after="0"/>
      <w:jc w:val="center"/>
    </w:pPr>
    <w:rPr>
      <w:b/>
    </w:rPr>
  </w:style>
  <w:style w:type="paragraph" w:customStyle="1" w:styleId="Style1">
    <w:name w:val="Style1"/>
    <w:basedOn w:val="Normal"/>
    <w:pPr>
      <w:spacing w:before="120" w:after="0"/>
      <w:ind w:left="561"/>
      <w:jc w:val="both"/>
    </w:pPr>
    <w:rPr>
      <w:b/>
    </w:rPr>
  </w:style>
  <w:style w:type="paragraph" w:customStyle="1" w:styleId="Style3">
    <w:name w:val="Style3"/>
    <w:basedOn w:val="Normal"/>
    <w:pPr>
      <w:framePr w:w="2650" w:h="1339" w:hSpace="187" w:wrap="around" w:vAnchor="page" w:hAnchor="page" w:x="1326" w:y="721"/>
      <w:pBdr>
        <w:top w:val="single" w:sz="6" w:space="1" w:color="auto"/>
        <w:left w:val="single" w:sz="6" w:space="1" w:color="auto"/>
        <w:bottom w:val="single" w:sz="6" w:space="1" w:color="auto"/>
        <w:right w:val="single" w:sz="6" w:space="1" w:color="auto"/>
      </w:pBdr>
    </w:pPr>
    <w:rPr>
      <w:rFonts w:ascii="Blippo Blk BT" w:hAnsi="Blippo Blk BT"/>
      <w:sz w:val="80"/>
    </w:rPr>
  </w:style>
  <w:style w:type="paragraph" w:styleId="TOC1">
    <w:name w:val="toc 1"/>
    <w:basedOn w:val="Normal"/>
    <w:next w:val="Normal"/>
    <w:semiHidden/>
    <w:pPr>
      <w:tabs>
        <w:tab w:val="right" w:leader="dot" w:pos="9216"/>
      </w:tabs>
      <w:spacing w:before="120" w:after="120"/>
    </w:pPr>
    <w:rPr>
      <w:b/>
      <w:caps/>
    </w:rPr>
  </w:style>
  <w:style w:type="paragraph" w:styleId="TOC2">
    <w:name w:val="toc 2"/>
    <w:basedOn w:val="Normal"/>
    <w:next w:val="Normal"/>
    <w:semiHidden/>
    <w:pPr>
      <w:tabs>
        <w:tab w:val="right" w:leader="dot" w:pos="9216"/>
      </w:tabs>
      <w:spacing w:after="0"/>
    </w:pPr>
    <w:rPr>
      <w:smallCaps/>
    </w:rPr>
  </w:style>
  <w:style w:type="paragraph" w:styleId="TOC3">
    <w:name w:val="toc 3"/>
    <w:basedOn w:val="Normal"/>
    <w:next w:val="Normal"/>
    <w:semiHidden/>
    <w:pPr>
      <w:tabs>
        <w:tab w:val="right" w:leader="dot" w:pos="9216"/>
      </w:tabs>
      <w:spacing w:after="0"/>
      <w:ind w:left="200"/>
    </w:pPr>
    <w:rPr>
      <w:i/>
    </w:rPr>
  </w:style>
  <w:style w:type="paragraph" w:styleId="TOC4">
    <w:name w:val="toc 4"/>
    <w:basedOn w:val="Normal"/>
    <w:next w:val="Normal"/>
    <w:semiHidden/>
    <w:pPr>
      <w:tabs>
        <w:tab w:val="right" w:leader="dot" w:pos="9216"/>
      </w:tabs>
      <w:spacing w:after="0"/>
      <w:ind w:left="400"/>
    </w:pPr>
    <w:rPr>
      <w:sz w:val="18"/>
    </w:rPr>
  </w:style>
  <w:style w:type="paragraph" w:styleId="TOC5">
    <w:name w:val="toc 5"/>
    <w:basedOn w:val="Normal"/>
    <w:next w:val="Normal"/>
    <w:semiHidden/>
    <w:pPr>
      <w:tabs>
        <w:tab w:val="right" w:leader="dot" w:pos="9216"/>
      </w:tabs>
      <w:spacing w:after="0"/>
      <w:ind w:left="600"/>
    </w:pPr>
    <w:rPr>
      <w:sz w:val="18"/>
    </w:rPr>
  </w:style>
  <w:style w:type="paragraph" w:styleId="TOC6">
    <w:name w:val="toc 6"/>
    <w:basedOn w:val="Normal"/>
    <w:next w:val="Normal"/>
    <w:semiHidden/>
    <w:pPr>
      <w:tabs>
        <w:tab w:val="right" w:leader="dot" w:pos="9216"/>
      </w:tabs>
      <w:spacing w:after="0"/>
      <w:ind w:left="800"/>
    </w:pPr>
    <w:rPr>
      <w:sz w:val="18"/>
    </w:rPr>
  </w:style>
  <w:style w:type="paragraph" w:styleId="TOC7">
    <w:name w:val="toc 7"/>
    <w:basedOn w:val="Normal"/>
    <w:next w:val="Normal"/>
    <w:semiHidden/>
    <w:pPr>
      <w:tabs>
        <w:tab w:val="right" w:leader="dot" w:pos="9216"/>
      </w:tabs>
      <w:spacing w:after="0"/>
      <w:ind w:left="1000"/>
    </w:pPr>
    <w:rPr>
      <w:sz w:val="18"/>
    </w:rPr>
  </w:style>
  <w:style w:type="paragraph" w:styleId="TOC8">
    <w:name w:val="toc 8"/>
    <w:basedOn w:val="Normal"/>
    <w:next w:val="Normal"/>
    <w:semiHidden/>
    <w:pPr>
      <w:tabs>
        <w:tab w:val="right" w:leader="dot" w:pos="9216"/>
      </w:tabs>
      <w:spacing w:after="0"/>
      <w:ind w:left="1200"/>
    </w:pPr>
    <w:rPr>
      <w:sz w:val="18"/>
    </w:rPr>
  </w:style>
  <w:style w:type="paragraph" w:styleId="TOC9">
    <w:name w:val="toc 9"/>
    <w:basedOn w:val="Normal"/>
    <w:next w:val="Normal"/>
    <w:semiHidden/>
    <w:pPr>
      <w:tabs>
        <w:tab w:val="right" w:leader="dot" w:pos="9216"/>
      </w:tabs>
      <w:spacing w:after="0"/>
      <w:ind w:left="1400"/>
    </w:pPr>
    <w:rPr>
      <w:sz w:val="18"/>
    </w:rPr>
  </w:style>
  <w:style w:type="paragraph" w:customStyle="1" w:styleId="Annexe">
    <w:name w:val="Annexe"/>
    <w:pPr>
      <w:ind w:firstLine="1008"/>
    </w:pPr>
    <w:rPr>
      <w:rFonts w:ascii="Arial" w:hAnsi="Arial"/>
      <w:b/>
      <w:i/>
      <w:color w:val="000000"/>
    </w:rPr>
  </w:style>
  <w:style w:type="paragraph" w:customStyle="1" w:styleId="TableText">
    <w:name w:val="Table Text"/>
    <w:rPr>
      <w:rFonts w:ascii="Helvetica" w:hAnsi="Helvetica"/>
      <w:color w:val="000000"/>
      <w:sz w:val="24"/>
    </w:rPr>
  </w:style>
  <w:style w:type="paragraph" w:customStyle="1" w:styleId="code">
    <w:name w:val="code"/>
    <w:pPr>
      <w:jc w:val="center"/>
    </w:pPr>
    <w:rPr>
      <w:rFonts w:ascii="Helvetica" w:hAnsi="Helvetica"/>
      <w:color w:val="000000"/>
      <w:sz w:val="24"/>
    </w:rPr>
  </w:style>
  <w:style w:type="paragraph" w:customStyle="1" w:styleId="Bullet">
    <w:name w:val="Bullet"/>
    <w:pPr>
      <w:ind w:left="288"/>
    </w:pPr>
    <w:rPr>
      <w:rFonts w:ascii="TimesNewRomanPS" w:hAnsi="TimesNewRomanPS"/>
      <w:color w:val="000000"/>
      <w:sz w:val="24"/>
    </w:rPr>
  </w:style>
  <w:style w:type="paragraph" w:customStyle="1" w:styleId="paragraphe">
    <w:name w:val="paragraphe"/>
    <w:basedOn w:val="Normal"/>
    <w:pPr>
      <w:spacing w:after="0"/>
      <w:ind w:left="360"/>
    </w:pPr>
    <w:rPr>
      <w:rFonts w:ascii="Arial" w:hAnsi="Arial"/>
    </w:rPr>
  </w:style>
  <w:style w:type="paragraph" w:customStyle="1" w:styleId="paragrapheretrait">
    <w:name w:val="paragraphe retrait"/>
    <w:basedOn w:val="paragraphe"/>
    <w:pPr>
      <w:ind w:left="720"/>
    </w:pPr>
    <w:rPr>
      <w:lang w:val="en-US"/>
    </w:rPr>
  </w:style>
  <w:style w:type="paragraph" w:styleId="BodyTextIndent3">
    <w:name w:val="Body Text Indent 3"/>
    <w:basedOn w:val="Normal"/>
    <w:semiHidden/>
    <w:pPr>
      <w:spacing w:after="0"/>
      <w:ind w:left="3600" w:hanging="623"/>
    </w:pPr>
    <w:rPr>
      <w:sz w:val="22"/>
      <w:lang w:val="en-US"/>
    </w:rPr>
  </w:style>
  <w:style w:type="paragraph" w:styleId="BodyTextIndent2">
    <w:name w:val="Body Text Indent 2"/>
    <w:basedOn w:val="Normal"/>
    <w:semiHidden/>
    <w:pPr>
      <w:spacing w:after="0"/>
      <w:ind w:left="2410" w:hanging="283"/>
    </w:pPr>
    <w:rPr>
      <w:sz w:val="22"/>
      <w:lang w:val="en-US"/>
    </w:rPr>
  </w:style>
  <w:style w:type="paragraph" w:styleId="BodyTextIndent">
    <w:name w:val="Body Text Indent"/>
    <w:basedOn w:val="Normal"/>
    <w:semiHidden/>
    <w:pPr>
      <w:ind w:left="270"/>
    </w:pPr>
  </w:style>
  <w:style w:type="paragraph" w:styleId="Title">
    <w:name w:val="Title"/>
    <w:basedOn w:val="Normal"/>
    <w:qFormat/>
    <w:pPr>
      <w:jc w:val="center"/>
    </w:pPr>
    <w:rPr>
      <w:b/>
      <w:sz w:val="22"/>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
    <w:name w:val="Body Text"/>
    <w:basedOn w:val="Normal"/>
    <w:pPr>
      <w:jc w:val="both"/>
    </w:pPr>
  </w:style>
  <w:style w:type="character" w:styleId="PageNumber">
    <w:name w:val="page number"/>
    <w:basedOn w:val="DefaultParagraphFont"/>
    <w:semiHidden/>
  </w:style>
  <w:style w:type="paragraph" w:styleId="Subtitle">
    <w:name w:val="Subtitle"/>
    <w:basedOn w:val="Title"/>
    <w:next w:val="BodyText"/>
    <w:link w:val="SubtitleChar"/>
    <w:qFormat/>
    <w:rsid w:val="0021419F"/>
    <w:pPr>
      <w:keepNext/>
      <w:keepLines/>
      <w:spacing w:after="240"/>
    </w:pPr>
    <w:rPr>
      <w:rFonts w:ascii="Arial" w:hAnsi="Arial"/>
      <w:kern w:val="28"/>
      <w:sz w:val="36"/>
      <w:lang w:val="en-US"/>
    </w:rPr>
  </w:style>
  <w:style w:type="character" w:customStyle="1" w:styleId="SubtitleChar">
    <w:name w:val="Subtitle Char"/>
    <w:link w:val="Subtitle"/>
    <w:rsid w:val="0021419F"/>
    <w:rPr>
      <w:rFonts w:ascii="Arial" w:hAnsi="Arial"/>
      <w:b/>
      <w:kern w:val="28"/>
      <w:sz w:val="36"/>
      <w:lang w:val="en-US" w:eastAsia="en-US"/>
    </w:rPr>
  </w:style>
  <w:style w:type="paragraph" w:customStyle="1" w:styleId="TitleDate">
    <w:name w:val="TitleDate"/>
    <w:basedOn w:val="Subtitle"/>
    <w:rsid w:val="0021419F"/>
    <w:rPr>
      <w:b w:val="0"/>
      <w:i/>
      <w:sz w:val="28"/>
    </w:rPr>
  </w:style>
  <w:style w:type="paragraph" w:customStyle="1" w:styleId="Body1">
    <w:name w:val="Body 1"/>
    <w:basedOn w:val="BodyText"/>
    <w:rsid w:val="0021419F"/>
    <w:pPr>
      <w:spacing w:after="160"/>
      <w:ind w:left="576"/>
      <w:jc w:val="left"/>
    </w:pPr>
    <w:rPr>
      <w:lang w:val="en-US"/>
    </w:rPr>
  </w:style>
  <w:style w:type="paragraph" w:customStyle="1" w:styleId="Body2">
    <w:name w:val="Body 2"/>
    <w:basedOn w:val="BodyText"/>
    <w:rsid w:val="0021419F"/>
    <w:pPr>
      <w:spacing w:after="160"/>
      <w:ind w:left="864"/>
      <w:jc w:val="left"/>
    </w:pPr>
    <w:rPr>
      <w:lang w:val="en-US"/>
    </w:rPr>
  </w:style>
  <w:style w:type="paragraph" w:customStyle="1" w:styleId="Body3">
    <w:name w:val="Body 3"/>
    <w:basedOn w:val="BodyText"/>
    <w:rsid w:val="0021419F"/>
    <w:pPr>
      <w:spacing w:after="160"/>
      <w:ind w:left="1296"/>
      <w:jc w:val="left"/>
    </w:pPr>
    <w:rPr>
      <w:lang w:val="en-US"/>
    </w:rPr>
  </w:style>
  <w:style w:type="table" w:styleId="TableGrid">
    <w:name w:val="Table Grid"/>
    <w:basedOn w:val="TableNormal"/>
    <w:rsid w:val="00824920"/>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D5FDE"/>
    <w:rPr>
      <w:color w:val="0000FF"/>
      <w:u w:val="single"/>
    </w:rPr>
  </w:style>
  <w:style w:type="paragraph" w:styleId="NormalWeb">
    <w:name w:val="Normal (Web)"/>
    <w:basedOn w:val="Normal"/>
    <w:rsid w:val="008D5FDE"/>
    <w:pPr>
      <w:spacing w:before="100" w:beforeAutospacing="1" w:after="100" w:afterAutospacing="1"/>
    </w:pPr>
    <w:rPr>
      <w:sz w:val="24"/>
      <w:szCs w:val="24"/>
      <w:lang w:val="en-US"/>
    </w:rPr>
  </w:style>
  <w:style w:type="paragraph" w:customStyle="1" w:styleId="Heading1-FormatOnly">
    <w:name w:val="Heading 1 - Format Only"/>
    <w:basedOn w:val="Heading1"/>
    <w:rsid w:val="00753378"/>
    <w:pPr>
      <w:keepNext w:val="0"/>
      <w:pageBreakBefore/>
      <w:pBdr>
        <w:bottom w:val="single" w:sz="36" w:space="3" w:color="808080"/>
      </w:pBdr>
      <w:spacing w:before="0" w:after="240"/>
      <w:outlineLvl w:val="9"/>
    </w:pPr>
    <w:rPr>
      <w:i w:val="0"/>
      <w:smallCaps/>
      <w:kern w:val="0"/>
      <w:sz w:val="36"/>
    </w:rPr>
  </w:style>
  <w:style w:type="paragraph" w:customStyle="1" w:styleId="Tabletext0">
    <w:name w:val="Tabletext"/>
    <w:basedOn w:val="Normal"/>
    <w:rsid w:val="00753378"/>
    <w:pPr>
      <w:keepLines/>
      <w:widowControl w:val="0"/>
      <w:spacing w:after="120" w:line="240" w:lineRule="atLeast"/>
    </w:pPr>
    <w:rPr>
      <w:lang w:val="en-US"/>
    </w:rPr>
  </w:style>
  <w:style w:type="character" w:customStyle="1" w:styleId="Heading1Char">
    <w:name w:val="Heading 1 Char"/>
    <w:link w:val="Heading1"/>
    <w:rsid w:val="003B1A88"/>
    <w:rPr>
      <w:rFonts w:ascii="Arial" w:hAnsi="Arial" w:cs="Arial"/>
      <w:b/>
      <w:i/>
      <w:kern w:val="28"/>
      <w:sz w:val="24"/>
      <w:lang w:val="en-US" w:eastAsia="en-US"/>
    </w:rPr>
  </w:style>
  <w:style w:type="character" w:customStyle="1" w:styleId="Heading2Char">
    <w:name w:val="Heading 2 Char"/>
    <w:link w:val="Heading2"/>
    <w:rsid w:val="00A17304"/>
    <w:rPr>
      <w:rFonts w:ascii="Helvetica" w:hAnsi="Helvetica"/>
      <w:b/>
      <w:i/>
      <w:sz w:val="22"/>
      <w:lang w:val="fr-CA" w:eastAsia="en-US" w:bidi="ar-SA"/>
    </w:rPr>
  </w:style>
  <w:style w:type="paragraph" w:styleId="BalloonText">
    <w:name w:val="Balloon Text"/>
    <w:basedOn w:val="Normal"/>
    <w:semiHidden/>
    <w:rsid w:val="00137AD9"/>
    <w:rPr>
      <w:rFonts w:ascii="Tahoma" w:hAnsi="Tahoma" w:cs="Tahoma"/>
      <w:sz w:val="16"/>
      <w:szCs w:val="16"/>
    </w:rPr>
  </w:style>
  <w:style w:type="paragraph" w:styleId="BodyTextFirstIndent">
    <w:name w:val="Body Text First Indent"/>
    <w:basedOn w:val="BodyText"/>
    <w:rsid w:val="00137AD9"/>
    <w:pPr>
      <w:spacing w:after="120"/>
      <w:ind w:firstLine="210"/>
      <w:jc w:val="left"/>
    </w:pPr>
  </w:style>
  <w:style w:type="character" w:customStyle="1" w:styleId="shorttext">
    <w:name w:val="short_text"/>
    <w:rsid w:val="0089022B"/>
  </w:style>
  <w:style w:type="character" w:customStyle="1" w:styleId="hps">
    <w:name w:val="hps"/>
    <w:rsid w:val="0089022B"/>
  </w:style>
  <w:style w:type="character" w:styleId="CommentReference">
    <w:name w:val="annotation reference"/>
    <w:basedOn w:val="DefaultParagraphFont"/>
    <w:uiPriority w:val="99"/>
    <w:semiHidden/>
    <w:unhideWhenUsed/>
    <w:rsid w:val="0030124D"/>
    <w:rPr>
      <w:sz w:val="16"/>
      <w:szCs w:val="16"/>
    </w:rPr>
  </w:style>
  <w:style w:type="paragraph" w:styleId="CommentText">
    <w:name w:val="annotation text"/>
    <w:basedOn w:val="Normal"/>
    <w:link w:val="CommentTextChar"/>
    <w:uiPriority w:val="99"/>
    <w:unhideWhenUsed/>
    <w:rsid w:val="0030124D"/>
  </w:style>
  <w:style w:type="character" w:customStyle="1" w:styleId="CommentTextChar">
    <w:name w:val="Comment Text Char"/>
    <w:basedOn w:val="DefaultParagraphFont"/>
    <w:link w:val="CommentText"/>
    <w:uiPriority w:val="99"/>
    <w:rsid w:val="0030124D"/>
    <w:rPr>
      <w:lang w:val="fr-CA"/>
    </w:rPr>
  </w:style>
  <w:style w:type="paragraph" w:styleId="CommentSubject">
    <w:name w:val="annotation subject"/>
    <w:basedOn w:val="CommentText"/>
    <w:next w:val="CommentText"/>
    <w:link w:val="CommentSubjectChar"/>
    <w:uiPriority w:val="99"/>
    <w:semiHidden/>
    <w:unhideWhenUsed/>
    <w:rsid w:val="0030124D"/>
    <w:rPr>
      <w:b/>
      <w:bCs/>
    </w:rPr>
  </w:style>
  <w:style w:type="character" w:customStyle="1" w:styleId="CommentSubjectChar">
    <w:name w:val="Comment Subject Char"/>
    <w:basedOn w:val="CommentTextChar"/>
    <w:link w:val="CommentSubject"/>
    <w:uiPriority w:val="99"/>
    <w:semiHidden/>
    <w:rsid w:val="0030124D"/>
    <w:rPr>
      <w:b/>
      <w:bCs/>
      <w:lang w:val="fr-CA"/>
    </w:rPr>
  </w:style>
  <w:style w:type="paragraph" w:styleId="Revision">
    <w:name w:val="Revision"/>
    <w:hidden/>
    <w:uiPriority w:val="99"/>
    <w:semiHidden/>
    <w:rsid w:val="00100C7E"/>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686071">
      <w:bodyDiv w:val="1"/>
      <w:marLeft w:val="0"/>
      <w:marRight w:val="0"/>
      <w:marTop w:val="0"/>
      <w:marBottom w:val="0"/>
      <w:divBdr>
        <w:top w:val="none" w:sz="0" w:space="0" w:color="auto"/>
        <w:left w:val="none" w:sz="0" w:space="0" w:color="auto"/>
        <w:bottom w:val="none" w:sz="0" w:space="0" w:color="auto"/>
        <w:right w:val="none" w:sz="0" w:space="0" w:color="auto"/>
      </w:divBdr>
      <w:divsChild>
        <w:div w:id="1097942148">
          <w:marLeft w:val="0"/>
          <w:marRight w:val="0"/>
          <w:marTop w:val="0"/>
          <w:marBottom w:val="0"/>
          <w:divBdr>
            <w:top w:val="none" w:sz="0" w:space="0" w:color="auto"/>
            <w:left w:val="none" w:sz="0" w:space="0" w:color="auto"/>
            <w:bottom w:val="none" w:sz="0" w:space="0" w:color="auto"/>
            <w:right w:val="none" w:sz="0" w:space="0" w:color="auto"/>
          </w:divBdr>
          <w:divsChild>
            <w:div w:id="700059417">
              <w:marLeft w:val="0"/>
              <w:marRight w:val="0"/>
              <w:marTop w:val="0"/>
              <w:marBottom w:val="0"/>
              <w:divBdr>
                <w:top w:val="none" w:sz="0" w:space="0" w:color="auto"/>
                <w:left w:val="none" w:sz="0" w:space="0" w:color="auto"/>
                <w:bottom w:val="none" w:sz="0" w:space="0" w:color="auto"/>
                <w:right w:val="none" w:sz="0" w:space="0" w:color="auto"/>
              </w:divBdr>
              <w:divsChild>
                <w:div w:id="19926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20A4C-DF3C-48B0-A35C-E385B748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Pages>
  <Words>1406</Words>
  <Characters>8876</Characters>
  <Application>Microsoft Office Word</Application>
  <DocSecurity>0</DocSecurity>
  <Lines>73</Lines>
  <Paragraphs>20</Paragraphs>
  <ScaleCrop>false</ScaleCrop>
  <HeadingPairs>
    <vt:vector size="6" baseType="variant">
      <vt:variant>
        <vt:lpstr>Title</vt:lpstr>
      </vt:variant>
      <vt:variant>
        <vt:i4>1</vt:i4>
      </vt:variant>
      <vt:variant>
        <vt:lpstr>Titre</vt:lpstr>
      </vt:variant>
      <vt:variant>
        <vt:i4>1</vt:i4>
      </vt:variant>
      <vt:variant>
        <vt:lpstr>Titres</vt:lpstr>
      </vt:variant>
      <vt:variant>
        <vt:i4>23</vt:i4>
      </vt:variant>
    </vt:vector>
  </HeadingPairs>
  <TitlesOfParts>
    <vt:vector size="25" baseType="lpstr">
      <vt:lpstr>Contrôle des changements</vt:lpstr>
      <vt:lpstr>Contrôle des changements</vt:lpstr>
      <vt:lpstr>Introduction (Business Case Rationale)</vt:lpstr>
      <vt:lpstr>New Product Overview (Product Concept)</vt:lpstr>
      <vt:lpstr>Target Market</vt:lpstr>
      <vt:lpstr>Competition</vt:lpstr>
      <vt:lpstr>Desired Characteristics</vt:lpstr>
      <vt:lpstr>    5.1 Required Features</vt:lpstr>
      <vt:lpstr>    5.2 Desired Features </vt:lpstr>
      <vt:lpstr>Estimated Development Costs</vt:lpstr>
      <vt:lpstr>Estimated Product Life</vt:lpstr>
      <vt:lpstr>Distribution</vt:lpstr>
      <vt:lpstr>Configurations (Product Variations and SKU’s)</vt:lpstr>
      <vt:lpstr>Licensing Requirements</vt:lpstr>
      <vt:lpstr>Quality Issues and Conformance Standards</vt:lpstr>
      <vt:lpstr>Manufacturing </vt:lpstr>
      <vt:lpstr>Packaging</vt:lpstr>
      <vt:lpstr>Maintenance</vt:lpstr>
      <vt:lpstr>Product Cost Target</vt:lpstr>
      <vt:lpstr>Estimated Sales Forecast</vt:lpstr>
      <vt:lpstr>Impact on Other Products</vt:lpstr>
      <vt:lpstr>Preliminary Schedule (with time to market as the driver)</vt:lpstr>
      <vt:lpstr>Estimated Product Life</vt:lpstr>
      <vt:lpstr>Critical Success Factors  </vt:lpstr>
      <vt:lpstr>Documentation</vt:lpstr>
    </vt:vector>
  </TitlesOfParts>
  <Company>Microsoft</Company>
  <LinksUpToDate>false</LinksUpToDate>
  <CharactersWithSpaces>10262</CharactersWithSpaces>
  <SharedDoc>false</SharedDoc>
  <HLinks>
    <vt:vector size="144" baseType="variant">
      <vt:variant>
        <vt:i4>2031675</vt:i4>
      </vt:variant>
      <vt:variant>
        <vt:i4>140</vt:i4>
      </vt:variant>
      <vt:variant>
        <vt:i4>0</vt:i4>
      </vt:variant>
      <vt:variant>
        <vt:i4>5</vt:i4>
      </vt:variant>
      <vt:variant>
        <vt:lpwstr/>
      </vt:variant>
      <vt:variant>
        <vt:lpwstr>_Toc329604189</vt:lpwstr>
      </vt:variant>
      <vt:variant>
        <vt:i4>2031675</vt:i4>
      </vt:variant>
      <vt:variant>
        <vt:i4>134</vt:i4>
      </vt:variant>
      <vt:variant>
        <vt:i4>0</vt:i4>
      </vt:variant>
      <vt:variant>
        <vt:i4>5</vt:i4>
      </vt:variant>
      <vt:variant>
        <vt:lpwstr/>
      </vt:variant>
      <vt:variant>
        <vt:lpwstr>_Toc329604188</vt:lpwstr>
      </vt:variant>
      <vt:variant>
        <vt:i4>2031675</vt:i4>
      </vt:variant>
      <vt:variant>
        <vt:i4>128</vt:i4>
      </vt:variant>
      <vt:variant>
        <vt:i4>0</vt:i4>
      </vt:variant>
      <vt:variant>
        <vt:i4>5</vt:i4>
      </vt:variant>
      <vt:variant>
        <vt:lpwstr/>
      </vt:variant>
      <vt:variant>
        <vt:lpwstr>_Toc329604187</vt:lpwstr>
      </vt:variant>
      <vt:variant>
        <vt:i4>2031675</vt:i4>
      </vt:variant>
      <vt:variant>
        <vt:i4>122</vt:i4>
      </vt:variant>
      <vt:variant>
        <vt:i4>0</vt:i4>
      </vt:variant>
      <vt:variant>
        <vt:i4>5</vt:i4>
      </vt:variant>
      <vt:variant>
        <vt:lpwstr/>
      </vt:variant>
      <vt:variant>
        <vt:lpwstr>_Toc329604186</vt:lpwstr>
      </vt:variant>
      <vt:variant>
        <vt:i4>2031675</vt:i4>
      </vt:variant>
      <vt:variant>
        <vt:i4>116</vt:i4>
      </vt:variant>
      <vt:variant>
        <vt:i4>0</vt:i4>
      </vt:variant>
      <vt:variant>
        <vt:i4>5</vt:i4>
      </vt:variant>
      <vt:variant>
        <vt:lpwstr/>
      </vt:variant>
      <vt:variant>
        <vt:lpwstr>_Toc329604185</vt:lpwstr>
      </vt:variant>
      <vt:variant>
        <vt:i4>2031675</vt:i4>
      </vt:variant>
      <vt:variant>
        <vt:i4>110</vt:i4>
      </vt:variant>
      <vt:variant>
        <vt:i4>0</vt:i4>
      </vt:variant>
      <vt:variant>
        <vt:i4>5</vt:i4>
      </vt:variant>
      <vt:variant>
        <vt:lpwstr/>
      </vt:variant>
      <vt:variant>
        <vt:lpwstr>_Toc329604184</vt:lpwstr>
      </vt:variant>
      <vt:variant>
        <vt:i4>2031675</vt:i4>
      </vt:variant>
      <vt:variant>
        <vt:i4>104</vt:i4>
      </vt:variant>
      <vt:variant>
        <vt:i4>0</vt:i4>
      </vt:variant>
      <vt:variant>
        <vt:i4>5</vt:i4>
      </vt:variant>
      <vt:variant>
        <vt:lpwstr/>
      </vt:variant>
      <vt:variant>
        <vt:lpwstr>_Toc329604183</vt:lpwstr>
      </vt:variant>
      <vt:variant>
        <vt:i4>2031675</vt:i4>
      </vt:variant>
      <vt:variant>
        <vt:i4>98</vt:i4>
      </vt:variant>
      <vt:variant>
        <vt:i4>0</vt:i4>
      </vt:variant>
      <vt:variant>
        <vt:i4>5</vt:i4>
      </vt:variant>
      <vt:variant>
        <vt:lpwstr/>
      </vt:variant>
      <vt:variant>
        <vt:lpwstr>_Toc329604182</vt:lpwstr>
      </vt:variant>
      <vt:variant>
        <vt:i4>2031675</vt:i4>
      </vt:variant>
      <vt:variant>
        <vt:i4>92</vt:i4>
      </vt:variant>
      <vt:variant>
        <vt:i4>0</vt:i4>
      </vt:variant>
      <vt:variant>
        <vt:i4>5</vt:i4>
      </vt:variant>
      <vt:variant>
        <vt:lpwstr/>
      </vt:variant>
      <vt:variant>
        <vt:lpwstr>_Toc329604181</vt:lpwstr>
      </vt:variant>
      <vt:variant>
        <vt:i4>2031675</vt:i4>
      </vt:variant>
      <vt:variant>
        <vt:i4>86</vt:i4>
      </vt:variant>
      <vt:variant>
        <vt:i4>0</vt:i4>
      </vt:variant>
      <vt:variant>
        <vt:i4>5</vt:i4>
      </vt:variant>
      <vt:variant>
        <vt:lpwstr/>
      </vt:variant>
      <vt:variant>
        <vt:lpwstr>_Toc329604180</vt:lpwstr>
      </vt:variant>
      <vt:variant>
        <vt:i4>1048635</vt:i4>
      </vt:variant>
      <vt:variant>
        <vt:i4>80</vt:i4>
      </vt:variant>
      <vt:variant>
        <vt:i4>0</vt:i4>
      </vt:variant>
      <vt:variant>
        <vt:i4>5</vt:i4>
      </vt:variant>
      <vt:variant>
        <vt:lpwstr/>
      </vt:variant>
      <vt:variant>
        <vt:lpwstr>_Toc329604179</vt:lpwstr>
      </vt:variant>
      <vt:variant>
        <vt:i4>1048635</vt:i4>
      </vt:variant>
      <vt:variant>
        <vt:i4>74</vt:i4>
      </vt:variant>
      <vt:variant>
        <vt:i4>0</vt:i4>
      </vt:variant>
      <vt:variant>
        <vt:i4>5</vt:i4>
      </vt:variant>
      <vt:variant>
        <vt:lpwstr/>
      </vt:variant>
      <vt:variant>
        <vt:lpwstr>_Toc329604178</vt:lpwstr>
      </vt:variant>
      <vt:variant>
        <vt:i4>1048635</vt:i4>
      </vt:variant>
      <vt:variant>
        <vt:i4>68</vt:i4>
      </vt:variant>
      <vt:variant>
        <vt:i4>0</vt:i4>
      </vt:variant>
      <vt:variant>
        <vt:i4>5</vt:i4>
      </vt:variant>
      <vt:variant>
        <vt:lpwstr/>
      </vt:variant>
      <vt:variant>
        <vt:lpwstr>_Toc329604177</vt:lpwstr>
      </vt:variant>
      <vt:variant>
        <vt:i4>1048635</vt:i4>
      </vt:variant>
      <vt:variant>
        <vt:i4>62</vt:i4>
      </vt:variant>
      <vt:variant>
        <vt:i4>0</vt:i4>
      </vt:variant>
      <vt:variant>
        <vt:i4>5</vt:i4>
      </vt:variant>
      <vt:variant>
        <vt:lpwstr/>
      </vt:variant>
      <vt:variant>
        <vt:lpwstr>_Toc329604176</vt:lpwstr>
      </vt:variant>
      <vt:variant>
        <vt:i4>1048635</vt:i4>
      </vt:variant>
      <vt:variant>
        <vt:i4>56</vt:i4>
      </vt:variant>
      <vt:variant>
        <vt:i4>0</vt:i4>
      </vt:variant>
      <vt:variant>
        <vt:i4>5</vt:i4>
      </vt:variant>
      <vt:variant>
        <vt:lpwstr/>
      </vt:variant>
      <vt:variant>
        <vt:lpwstr>_Toc329604175</vt:lpwstr>
      </vt:variant>
      <vt:variant>
        <vt:i4>1048635</vt:i4>
      </vt:variant>
      <vt:variant>
        <vt:i4>50</vt:i4>
      </vt:variant>
      <vt:variant>
        <vt:i4>0</vt:i4>
      </vt:variant>
      <vt:variant>
        <vt:i4>5</vt:i4>
      </vt:variant>
      <vt:variant>
        <vt:lpwstr/>
      </vt:variant>
      <vt:variant>
        <vt:lpwstr>_Toc329604174</vt:lpwstr>
      </vt:variant>
      <vt:variant>
        <vt:i4>1048635</vt:i4>
      </vt:variant>
      <vt:variant>
        <vt:i4>44</vt:i4>
      </vt:variant>
      <vt:variant>
        <vt:i4>0</vt:i4>
      </vt:variant>
      <vt:variant>
        <vt:i4>5</vt:i4>
      </vt:variant>
      <vt:variant>
        <vt:lpwstr/>
      </vt:variant>
      <vt:variant>
        <vt:lpwstr>_Toc329604173</vt:lpwstr>
      </vt:variant>
      <vt:variant>
        <vt:i4>1048635</vt:i4>
      </vt:variant>
      <vt:variant>
        <vt:i4>38</vt:i4>
      </vt:variant>
      <vt:variant>
        <vt:i4>0</vt:i4>
      </vt:variant>
      <vt:variant>
        <vt:i4>5</vt:i4>
      </vt:variant>
      <vt:variant>
        <vt:lpwstr/>
      </vt:variant>
      <vt:variant>
        <vt:lpwstr>_Toc329604172</vt:lpwstr>
      </vt:variant>
      <vt:variant>
        <vt:i4>1048635</vt:i4>
      </vt:variant>
      <vt:variant>
        <vt:i4>32</vt:i4>
      </vt:variant>
      <vt:variant>
        <vt:i4>0</vt:i4>
      </vt:variant>
      <vt:variant>
        <vt:i4>5</vt:i4>
      </vt:variant>
      <vt:variant>
        <vt:lpwstr/>
      </vt:variant>
      <vt:variant>
        <vt:lpwstr>_Toc329604171</vt:lpwstr>
      </vt:variant>
      <vt:variant>
        <vt:i4>1048635</vt:i4>
      </vt:variant>
      <vt:variant>
        <vt:i4>26</vt:i4>
      </vt:variant>
      <vt:variant>
        <vt:i4>0</vt:i4>
      </vt:variant>
      <vt:variant>
        <vt:i4>5</vt:i4>
      </vt:variant>
      <vt:variant>
        <vt:lpwstr/>
      </vt:variant>
      <vt:variant>
        <vt:lpwstr>_Toc329604170</vt:lpwstr>
      </vt:variant>
      <vt:variant>
        <vt:i4>1114171</vt:i4>
      </vt:variant>
      <vt:variant>
        <vt:i4>20</vt:i4>
      </vt:variant>
      <vt:variant>
        <vt:i4>0</vt:i4>
      </vt:variant>
      <vt:variant>
        <vt:i4>5</vt:i4>
      </vt:variant>
      <vt:variant>
        <vt:lpwstr/>
      </vt:variant>
      <vt:variant>
        <vt:lpwstr>_Toc329604169</vt:lpwstr>
      </vt:variant>
      <vt:variant>
        <vt:i4>1114171</vt:i4>
      </vt:variant>
      <vt:variant>
        <vt:i4>14</vt:i4>
      </vt:variant>
      <vt:variant>
        <vt:i4>0</vt:i4>
      </vt:variant>
      <vt:variant>
        <vt:i4>5</vt:i4>
      </vt:variant>
      <vt:variant>
        <vt:lpwstr/>
      </vt:variant>
      <vt:variant>
        <vt:lpwstr>_Toc329604168</vt:lpwstr>
      </vt:variant>
      <vt:variant>
        <vt:i4>1114171</vt:i4>
      </vt:variant>
      <vt:variant>
        <vt:i4>8</vt:i4>
      </vt:variant>
      <vt:variant>
        <vt:i4>0</vt:i4>
      </vt:variant>
      <vt:variant>
        <vt:i4>5</vt:i4>
      </vt:variant>
      <vt:variant>
        <vt:lpwstr/>
      </vt:variant>
      <vt:variant>
        <vt:lpwstr>_Toc329604167</vt:lpwstr>
      </vt:variant>
      <vt:variant>
        <vt:i4>5177352</vt:i4>
      </vt:variant>
      <vt:variant>
        <vt:i4>3</vt:i4>
      </vt:variant>
      <vt:variant>
        <vt:i4>0</vt:i4>
      </vt:variant>
      <vt:variant>
        <vt:i4>5</vt:i4>
      </vt:variant>
      <vt:variant>
        <vt:lpwstr>https://secure.matrox.com/dana/home/launch.cgi?actor=browsebar&amp;url=\\typhoon\proj\Gestion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Contrôle des changements</dc:title>
  <dc:creator>Michael Chee</dc:creator>
  <cp:lastModifiedBy>Francois Barlow</cp:lastModifiedBy>
  <cp:revision>8</cp:revision>
  <cp:lastPrinted>2012-07-09T17:11:00Z</cp:lastPrinted>
  <dcterms:created xsi:type="dcterms:W3CDTF">2019-12-09T11:53:00Z</dcterms:created>
  <dcterms:modified xsi:type="dcterms:W3CDTF">2019-12-09T14:33:00Z</dcterms:modified>
</cp:coreProperties>
</file>