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28A" w:rsidRPr="0021721A" w:rsidRDefault="00F3728A">
      <w:pPr>
        <w:rPr>
          <w:b/>
          <w:lang w:val="en-US"/>
        </w:rPr>
      </w:pPr>
    </w:p>
    <w:p w:rsidR="003E53ED" w:rsidRPr="0021721A" w:rsidRDefault="0070509B" w:rsidP="003E53ED">
      <w:pPr>
        <w:pStyle w:val="RegularText"/>
        <w:pBdr>
          <w:bottom w:val="single" w:sz="4" w:space="1" w:color="auto"/>
        </w:pBdr>
        <w:jc w:val="center"/>
        <w:rPr>
          <w:rFonts w:ascii="Britannic Bold" w:hAnsi="Britannic Bold"/>
          <w:b/>
          <w:noProof w:val="0"/>
          <w:sz w:val="48"/>
        </w:rPr>
      </w:pPr>
      <w:r>
        <w:rPr>
          <w:rFonts w:ascii="Britannic Bold" w:hAnsi="Britannic Bold"/>
          <w:b/>
          <w:sz w:val="48"/>
          <w:lang w:val="fr-CA" w:eastAsia="fr-CA"/>
        </w:rPr>
        <w:drawing>
          <wp:inline distT="0" distB="0" distL="0" distR="0" wp14:anchorId="7F9FE735" wp14:editId="3475E0A7">
            <wp:extent cx="2773045" cy="819150"/>
            <wp:effectExtent l="0" t="0" r="8255" b="0"/>
            <wp:docPr id="4" name="Picture 3" descr="ima_logonew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_logonew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045" cy="819150"/>
                    </a:xfrm>
                    <a:prstGeom prst="rect">
                      <a:avLst/>
                    </a:prstGeom>
                    <a:noFill/>
                    <a:ln>
                      <a:noFill/>
                    </a:ln>
                  </pic:spPr>
                </pic:pic>
              </a:graphicData>
            </a:graphic>
          </wp:inline>
        </w:drawing>
      </w:r>
    </w:p>
    <w:p w:rsidR="003E53ED" w:rsidRPr="0021721A" w:rsidRDefault="003E53ED" w:rsidP="003E53ED">
      <w:pPr>
        <w:pStyle w:val="RegularText"/>
        <w:pBdr>
          <w:bottom w:val="single" w:sz="4" w:space="1" w:color="auto"/>
        </w:pBdr>
        <w:jc w:val="center"/>
        <w:rPr>
          <w:rFonts w:ascii="Britannic Bold" w:hAnsi="Britannic Bold"/>
          <w:b/>
          <w:noProof w:val="0"/>
          <w:sz w:val="48"/>
        </w:rPr>
      </w:pPr>
    </w:p>
    <w:p w:rsidR="003E53ED" w:rsidRPr="0021721A" w:rsidRDefault="0087473E" w:rsidP="003E53ED">
      <w:pPr>
        <w:pStyle w:val="RegularText"/>
        <w:framePr w:w="9504" w:h="2520" w:hRule="exact" w:wrap="around" w:vAnchor="page" w:hAnchor="page" w:x="1327" w:y="6845" w:anchorLock="1"/>
        <w:pBdr>
          <w:top w:val="single" w:sz="6" w:space="24" w:color="auto"/>
          <w:left w:val="single" w:sz="6" w:space="24" w:color="auto"/>
          <w:bottom w:val="single" w:sz="6" w:space="24" w:color="auto"/>
          <w:right w:val="single" w:sz="6" w:space="24" w:color="auto"/>
        </w:pBdr>
        <w:shd w:val="solid" w:color="auto" w:fill="auto"/>
        <w:spacing w:before="0" w:after="0"/>
        <w:jc w:val="right"/>
        <w:rPr>
          <w:b/>
          <w:i/>
          <w:noProof w:val="0"/>
          <w:sz w:val="72"/>
        </w:rPr>
      </w:pPr>
      <w:r w:rsidRPr="0021721A">
        <w:rPr>
          <w:b/>
          <w:i/>
          <w:noProof w:val="0"/>
          <w:sz w:val="72"/>
        </w:rPr>
        <w:t>FPGA</w:t>
      </w:r>
    </w:p>
    <w:p w:rsidR="003E53ED" w:rsidRPr="0021721A" w:rsidRDefault="003E53ED" w:rsidP="003E53ED">
      <w:pPr>
        <w:pStyle w:val="RegularText"/>
        <w:framePr w:w="9504" w:h="2520" w:hRule="exact" w:wrap="around" w:vAnchor="page" w:hAnchor="page" w:x="1327" w:y="6845" w:anchorLock="1"/>
        <w:pBdr>
          <w:top w:val="single" w:sz="6" w:space="24" w:color="auto"/>
          <w:left w:val="single" w:sz="6" w:space="24" w:color="auto"/>
          <w:bottom w:val="single" w:sz="6" w:space="24" w:color="auto"/>
          <w:right w:val="single" w:sz="6" w:space="24" w:color="auto"/>
        </w:pBdr>
        <w:shd w:val="solid" w:color="auto" w:fill="auto"/>
        <w:spacing w:before="0" w:after="0"/>
        <w:jc w:val="right"/>
        <w:rPr>
          <w:noProof w:val="0"/>
        </w:rPr>
      </w:pPr>
      <w:r w:rsidRPr="0021721A">
        <w:rPr>
          <w:b/>
          <w:i/>
          <w:noProof w:val="0"/>
          <w:sz w:val="72"/>
        </w:rPr>
        <w:t>SPECIFICATION</w:t>
      </w:r>
    </w:p>
    <w:p w:rsidR="003E53ED" w:rsidRPr="0021721A" w:rsidRDefault="003E53ED" w:rsidP="003E53ED">
      <w:pPr>
        <w:pStyle w:val="RegularText"/>
        <w:jc w:val="center"/>
        <w:rPr>
          <w:rFonts w:ascii="Britannic Bold" w:hAnsi="Britannic Bold"/>
          <w:b/>
          <w:noProof w:val="0"/>
          <w:sz w:val="48"/>
        </w:rPr>
      </w:pPr>
    </w:p>
    <w:p w:rsidR="00F3728A" w:rsidRPr="0021721A" w:rsidRDefault="00F3728A">
      <w:pPr>
        <w:rPr>
          <w:lang w:val="en-US"/>
        </w:rPr>
      </w:pPr>
    </w:p>
    <w:p w:rsidR="00D1395C" w:rsidRPr="0021721A" w:rsidRDefault="00D1395C">
      <w:pPr>
        <w:rPr>
          <w:lang w:val="en-US"/>
        </w:rPr>
      </w:pPr>
    </w:p>
    <w:p w:rsidR="00D1395C" w:rsidRPr="0021721A" w:rsidRDefault="00D1395C">
      <w:pPr>
        <w:rPr>
          <w:lang w:val="en-US"/>
        </w:rPr>
      </w:pPr>
    </w:p>
    <w:p w:rsidR="00971D55" w:rsidRPr="0021721A" w:rsidRDefault="00971D55">
      <w:pPr>
        <w:rPr>
          <w:lang w:val="en-US"/>
        </w:rPr>
      </w:pPr>
    </w:p>
    <w:p w:rsidR="00971D55" w:rsidRPr="0021721A" w:rsidRDefault="00971D55">
      <w:pPr>
        <w:rPr>
          <w:lang w:val="en-US"/>
        </w:rPr>
      </w:pPr>
    </w:p>
    <w:p w:rsidR="00971D55" w:rsidRPr="0021721A" w:rsidRDefault="00971D55">
      <w:pPr>
        <w:rPr>
          <w:lang w:val="en-US"/>
        </w:rPr>
      </w:pPr>
    </w:p>
    <w:p w:rsidR="00D1395C" w:rsidRPr="0021721A" w:rsidRDefault="00D1395C">
      <w:pPr>
        <w:rPr>
          <w:lang w:val="en-US"/>
        </w:rPr>
      </w:pPr>
    </w:p>
    <w:p w:rsidR="00004071" w:rsidRPr="0021721A" w:rsidRDefault="00004071" w:rsidP="00971D55">
      <w:pPr>
        <w:ind w:left="3686" w:right="-119"/>
        <w:rPr>
          <w:b/>
          <w:sz w:val="24"/>
          <w:szCs w:val="24"/>
          <w:lang w:val="en-US"/>
        </w:rPr>
      </w:pPr>
    </w:p>
    <w:p w:rsidR="00004071" w:rsidRPr="0021721A" w:rsidRDefault="009B5D47" w:rsidP="009B5D47">
      <w:pPr>
        <w:tabs>
          <w:tab w:val="left" w:pos="8445"/>
        </w:tabs>
        <w:ind w:left="3686" w:right="-119"/>
        <w:rPr>
          <w:b/>
          <w:sz w:val="24"/>
          <w:szCs w:val="24"/>
          <w:lang w:val="en-US"/>
        </w:rPr>
      </w:pPr>
      <w:r w:rsidRPr="0021721A">
        <w:rPr>
          <w:b/>
          <w:sz w:val="24"/>
          <w:szCs w:val="24"/>
          <w:lang w:val="en-US"/>
        </w:rPr>
        <w:tab/>
      </w:r>
    </w:p>
    <w:p w:rsidR="00004071" w:rsidRPr="0021721A" w:rsidRDefault="00004071" w:rsidP="00971D55">
      <w:pPr>
        <w:ind w:left="3686" w:right="-119"/>
        <w:rPr>
          <w:b/>
          <w:sz w:val="24"/>
          <w:szCs w:val="24"/>
          <w:lang w:val="en-US"/>
        </w:rPr>
      </w:pPr>
    </w:p>
    <w:p w:rsidR="00B04140" w:rsidRPr="0021721A" w:rsidRDefault="00B04140" w:rsidP="00B04140">
      <w:pPr>
        <w:ind w:left="3686" w:right="-119"/>
        <w:rPr>
          <w:sz w:val="24"/>
          <w:szCs w:val="24"/>
          <w:lang w:val="en-US"/>
        </w:rPr>
      </w:pPr>
      <w:proofErr w:type="gramStart"/>
      <w:r w:rsidRPr="0021721A">
        <w:rPr>
          <w:b/>
          <w:sz w:val="24"/>
          <w:szCs w:val="24"/>
          <w:lang w:val="en-US"/>
        </w:rPr>
        <w:t>Project :</w:t>
      </w:r>
      <w:proofErr w:type="gramEnd"/>
      <w:r w:rsidRPr="0021721A">
        <w:rPr>
          <w:sz w:val="24"/>
          <w:szCs w:val="24"/>
          <w:lang w:val="en-US"/>
        </w:rPr>
        <w:t xml:space="preserve"> </w:t>
      </w:r>
      <w:r w:rsidR="00D64665">
        <w:rPr>
          <w:sz w:val="24"/>
          <w:szCs w:val="24"/>
          <w:lang w:val="en-US"/>
        </w:rPr>
        <w:t>Iris3</w:t>
      </w:r>
    </w:p>
    <w:p w:rsidR="00B04140" w:rsidRPr="0021721A" w:rsidRDefault="00B04140" w:rsidP="00B04140">
      <w:pPr>
        <w:ind w:left="3686" w:right="-119"/>
        <w:rPr>
          <w:sz w:val="24"/>
          <w:szCs w:val="24"/>
          <w:lang w:val="en-US"/>
        </w:rPr>
      </w:pPr>
      <w:r w:rsidRPr="0021721A">
        <w:rPr>
          <w:b/>
          <w:sz w:val="24"/>
          <w:szCs w:val="24"/>
          <w:lang w:val="en-US"/>
        </w:rPr>
        <w:t xml:space="preserve">Document </w:t>
      </w:r>
      <w:proofErr w:type="gramStart"/>
      <w:r w:rsidRPr="0021721A">
        <w:rPr>
          <w:b/>
          <w:sz w:val="24"/>
          <w:szCs w:val="24"/>
          <w:lang w:val="en-US"/>
        </w:rPr>
        <w:t>Title :</w:t>
      </w:r>
      <w:proofErr w:type="gramEnd"/>
      <w:r w:rsidRPr="0021721A">
        <w:rPr>
          <w:sz w:val="24"/>
          <w:szCs w:val="24"/>
          <w:lang w:val="en-US"/>
        </w:rPr>
        <w:t xml:space="preserve"> </w:t>
      </w:r>
      <w:proofErr w:type="spellStart"/>
      <w:r w:rsidR="00D64665">
        <w:rPr>
          <w:sz w:val="24"/>
          <w:szCs w:val="24"/>
          <w:lang w:val="en-US"/>
        </w:rPr>
        <w:t>Profinet</w:t>
      </w:r>
      <w:proofErr w:type="spellEnd"/>
      <w:r w:rsidR="00D64665">
        <w:rPr>
          <w:sz w:val="24"/>
          <w:szCs w:val="24"/>
          <w:lang w:val="en-US"/>
        </w:rPr>
        <w:t xml:space="preserve"> in FPGA</w:t>
      </w:r>
      <w:r w:rsidR="00396E70">
        <w:rPr>
          <w:sz w:val="24"/>
          <w:szCs w:val="24"/>
          <w:lang w:val="en-US"/>
        </w:rPr>
        <w:t xml:space="preserve"> specification</w:t>
      </w:r>
    </w:p>
    <w:p w:rsidR="00B04140" w:rsidRPr="001765D0" w:rsidRDefault="00B04140" w:rsidP="00B04140">
      <w:pPr>
        <w:ind w:left="3686" w:right="-119"/>
        <w:rPr>
          <w:sz w:val="24"/>
          <w:szCs w:val="24"/>
          <w:lang w:val="en-US"/>
        </w:rPr>
      </w:pPr>
      <w:r w:rsidRPr="0021721A">
        <w:rPr>
          <w:b/>
          <w:sz w:val="24"/>
          <w:szCs w:val="24"/>
          <w:lang w:val="en-US"/>
        </w:rPr>
        <w:t xml:space="preserve">Document Number and </w:t>
      </w:r>
      <w:proofErr w:type="gramStart"/>
      <w:r w:rsidRPr="0021721A">
        <w:rPr>
          <w:b/>
          <w:sz w:val="24"/>
          <w:szCs w:val="24"/>
          <w:lang w:val="en-US"/>
        </w:rPr>
        <w:t>Revision :</w:t>
      </w:r>
      <w:proofErr w:type="gramEnd"/>
      <w:r w:rsidRPr="0021721A">
        <w:rPr>
          <w:sz w:val="24"/>
          <w:szCs w:val="24"/>
          <w:lang w:val="en-US"/>
        </w:rPr>
        <w:t xml:space="preserve"> </w:t>
      </w:r>
      <w:r w:rsidR="00D64665">
        <w:rPr>
          <w:sz w:val="24"/>
          <w:szCs w:val="24"/>
          <w:lang w:val="en-US"/>
        </w:rPr>
        <w:t>661</w:t>
      </w:r>
      <w:r w:rsidRPr="0021721A">
        <w:rPr>
          <w:sz w:val="24"/>
          <w:szCs w:val="24"/>
          <w:lang w:val="en-US"/>
        </w:rPr>
        <w:t>-ARHW-00</w:t>
      </w:r>
      <w:r w:rsidR="00D64665">
        <w:rPr>
          <w:sz w:val="24"/>
          <w:szCs w:val="24"/>
          <w:lang w:val="en-US"/>
        </w:rPr>
        <w:t>2</w:t>
      </w:r>
      <w:r w:rsidRPr="0021721A">
        <w:rPr>
          <w:sz w:val="24"/>
          <w:szCs w:val="24"/>
          <w:lang w:val="en-US"/>
        </w:rPr>
        <w:t>-</w:t>
      </w:r>
      <w:r w:rsidR="00F72290">
        <w:rPr>
          <w:sz w:val="24"/>
          <w:szCs w:val="24"/>
          <w:lang w:val="en-US"/>
        </w:rPr>
        <w:t>0.</w:t>
      </w:r>
      <w:ins w:id="0" w:author="Jean-Francois Larin" w:date="2014-04-04T13:12:00Z">
        <w:r w:rsidR="00F621EF">
          <w:rPr>
            <w:sz w:val="24"/>
            <w:szCs w:val="24"/>
            <w:lang w:val="en-US"/>
          </w:rPr>
          <w:t>0</w:t>
        </w:r>
        <w:r w:rsidR="00F621EF">
          <w:rPr>
            <w:sz w:val="24"/>
            <w:szCs w:val="24"/>
            <w:lang w:val="en-US"/>
          </w:rPr>
          <w:t>2</w:t>
        </w:r>
      </w:ins>
    </w:p>
    <w:p w:rsidR="00B04140" w:rsidRPr="00046AE6" w:rsidRDefault="00B04140" w:rsidP="00B04140">
      <w:pPr>
        <w:ind w:left="3686" w:right="-119"/>
        <w:rPr>
          <w:sz w:val="24"/>
          <w:szCs w:val="24"/>
        </w:rPr>
      </w:pPr>
      <w:proofErr w:type="spellStart"/>
      <w:r w:rsidRPr="00046AE6">
        <w:rPr>
          <w:b/>
          <w:sz w:val="24"/>
          <w:szCs w:val="24"/>
        </w:rPr>
        <w:t>Author</w:t>
      </w:r>
      <w:proofErr w:type="spellEnd"/>
      <w:r w:rsidRPr="00046AE6">
        <w:rPr>
          <w:b/>
          <w:sz w:val="24"/>
          <w:szCs w:val="24"/>
        </w:rPr>
        <w:t> :</w:t>
      </w:r>
      <w:r w:rsidRPr="00046AE6">
        <w:rPr>
          <w:sz w:val="24"/>
          <w:szCs w:val="24"/>
        </w:rPr>
        <w:t xml:space="preserve"> Jean-François Larin, </w:t>
      </w:r>
      <w:proofErr w:type="spellStart"/>
      <w:r w:rsidRPr="00046AE6">
        <w:rPr>
          <w:sz w:val="24"/>
          <w:szCs w:val="24"/>
        </w:rPr>
        <w:t>ing</w:t>
      </w:r>
      <w:proofErr w:type="spellEnd"/>
      <w:r w:rsidRPr="00046AE6">
        <w:rPr>
          <w:sz w:val="24"/>
          <w:szCs w:val="24"/>
        </w:rPr>
        <w:t xml:space="preserve"> #121322</w:t>
      </w:r>
    </w:p>
    <w:p w:rsidR="00B04140" w:rsidRPr="00D64665" w:rsidRDefault="00B04140" w:rsidP="00B04140">
      <w:pPr>
        <w:ind w:left="3686" w:right="-119"/>
        <w:rPr>
          <w:sz w:val="24"/>
          <w:szCs w:val="24"/>
          <w:lang w:val="en-CA"/>
        </w:rPr>
      </w:pPr>
      <w:proofErr w:type="gramStart"/>
      <w:r w:rsidRPr="00D64665">
        <w:rPr>
          <w:b/>
          <w:sz w:val="24"/>
          <w:szCs w:val="24"/>
          <w:lang w:val="en-CA"/>
        </w:rPr>
        <w:t>Date :</w:t>
      </w:r>
      <w:proofErr w:type="gramEnd"/>
      <w:r w:rsidRPr="00D64665">
        <w:rPr>
          <w:sz w:val="24"/>
          <w:szCs w:val="24"/>
          <w:lang w:val="en-CA"/>
        </w:rPr>
        <w:t xml:space="preserve"> </w:t>
      </w:r>
      <w:r w:rsidR="00D413A3" w:rsidRPr="00D64665">
        <w:rPr>
          <w:sz w:val="24"/>
          <w:szCs w:val="24"/>
          <w:lang w:val="en-CA"/>
        </w:rPr>
        <w:t>201</w:t>
      </w:r>
      <w:r w:rsidR="00D64665">
        <w:rPr>
          <w:sz w:val="24"/>
          <w:szCs w:val="24"/>
          <w:lang w:val="en-CA"/>
        </w:rPr>
        <w:t>4</w:t>
      </w:r>
      <w:r w:rsidR="002226DC" w:rsidRPr="00D64665">
        <w:rPr>
          <w:sz w:val="24"/>
          <w:szCs w:val="24"/>
          <w:lang w:val="en-CA"/>
        </w:rPr>
        <w:t>-</w:t>
      </w:r>
      <w:r w:rsidR="00D64665">
        <w:rPr>
          <w:sz w:val="24"/>
          <w:szCs w:val="24"/>
          <w:lang w:val="en-CA"/>
        </w:rPr>
        <w:t>April-</w:t>
      </w:r>
      <w:bookmarkStart w:id="1" w:name="_GoBack"/>
      <w:bookmarkEnd w:id="1"/>
      <w:ins w:id="2" w:author="Jean-Francois Larin" w:date="2014-04-04T13:12:00Z">
        <w:r w:rsidR="00F621EF">
          <w:rPr>
            <w:sz w:val="24"/>
            <w:szCs w:val="24"/>
            <w:lang w:val="en-CA"/>
          </w:rPr>
          <w:t>0</w:t>
        </w:r>
        <w:r w:rsidR="00F621EF">
          <w:rPr>
            <w:sz w:val="24"/>
            <w:szCs w:val="24"/>
            <w:lang w:val="en-CA"/>
          </w:rPr>
          <w:t>4</w:t>
        </w:r>
      </w:ins>
    </w:p>
    <w:p w:rsidR="00EE61E5" w:rsidRPr="0021721A" w:rsidRDefault="00B04140" w:rsidP="00971D55">
      <w:pPr>
        <w:ind w:left="3686" w:right="-119"/>
        <w:rPr>
          <w:sz w:val="24"/>
          <w:szCs w:val="24"/>
          <w:lang w:val="en-US"/>
        </w:rPr>
      </w:pPr>
      <w:r w:rsidRPr="0021721A">
        <w:rPr>
          <w:sz w:val="24"/>
          <w:szCs w:val="24"/>
          <w:lang w:val="en-US"/>
        </w:rPr>
        <w:br w:type="page"/>
      </w:r>
    </w:p>
    <w:p w:rsidR="0087473E" w:rsidRPr="0021721A" w:rsidRDefault="0087473E" w:rsidP="00971D55">
      <w:pPr>
        <w:ind w:left="3686" w:right="-119"/>
        <w:rPr>
          <w:sz w:val="24"/>
          <w:szCs w:val="24"/>
          <w:lang w:val="en-US"/>
        </w:rPr>
      </w:pPr>
    </w:p>
    <w:p w:rsidR="0087473E" w:rsidRPr="0021721A" w:rsidRDefault="0087473E" w:rsidP="00971D55">
      <w:pPr>
        <w:ind w:left="3686" w:right="-119"/>
        <w:rPr>
          <w:sz w:val="24"/>
          <w:szCs w:val="24"/>
          <w:lang w:val="en-US"/>
        </w:rPr>
      </w:pPr>
    </w:p>
    <w:p w:rsidR="0087473E" w:rsidRPr="0021721A" w:rsidRDefault="0070509B" w:rsidP="0087473E">
      <w:pPr>
        <w:rPr>
          <w:b/>
          <w:sz w:val="32"/>
          <w:lang w:val="en-US"/>
        </w:rPr>
      </w:pPr>
      <w:r>
        <w:rPr>
          <w:b/>
          <w:noProof/>
          <w:sz w:val="32"/>
          <w:lang w:eastAsia="fr-CA"/>
        </w:rPr>
        <mc:AlternateContent>
          <mc:Choice Requires="wps">
            <w:drawing>
              <wp:anchor distT="0" distB="0" distL="114300" distR="114300" simplePos="0" relativeHeight="251656704" behindDoc="0" locked="0" layoutInCell="1" allowOverlap="1" wp14:anchorId="54E357FF" wp14:editId="30B3B165">
                <wp:simplePos x="0" y="0"/>
                <wp:positionH relativeFrom="column">
                  <wp:posOffset>114300</wp:posOffset>
                </wp:positionH>
                <wp:positionV relativeFrom="paragraph">
                  <wp:posOffset>153035</wp:posOffset>
                </wp:positionV>
                <wp:extent cx="5394960" cy="914400"/>
                <wp:effectExtent l="0" t="0" r="0" b="0"/>
                <wp:wrapNone/>
                <wp:docPr id="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4960" cy="914400"/>
                        </a:xfrm>
                        <a:prstGeom prst="rect">
                          <a:avLst/>
                        </a:prstGeom>
                        <a:solidFill>
                          <a:srgbClr val="FFFFFF"/>
                        </a:solidFill>
                        <a:ln w="19050">
                          <a:solidFill>
                            <a:srgbClr val="000000"/>
                          </a:solidFill>
                          <a:miter lim="800000"/>
                          <a:headEnd/>
                          <a:tailEnd/>
                        </a:ln>
                      </wps:spPr>
                      <wps:txbx>
                        <w:txbxContent>
                          <w:p w:rsidR="00D64665" w:rsidRDefault="00D64665" w:rsidP="0087473E">
                            <w:pPr>
                              <w:jc w:val="both"/>
                              <w:rPr>
                                <w:sz w:val="28"/>
                                <w:lang w:val="en-CA"/>
                              </w:rPr>
                            </w:pPr>
                            <w:proofErr w:type="gramStart"/>
                            <w:r>
                              <w:rPr>
                                <w:b/>
                                <w:sz w:val="28"/>
                                <w:lang w:val="en-CA"/>
                              </w:rPr>
                              <w:t>Matrox Confidential information.</w:t>
                            </w:r>
                            <w:proofErr w:type="gramEnd"/>
                            <w:r>
                              <w:rPr>
                                <w:sz w:val="28"/>
                                <w:lang w:val="en-CA"/>
                              </w:rPr>
                              <w:t xml:space="preserve">  Do not circulate outside Matrox without the prior consent of the Matrox Engineering department.  Advance Information.  </w:t>
                            </w:r>
                            <w:proofErr w:type="gramStart"/>
                            <w:r>
                              <w:rPr>
                                <w:sz w:val="28"/>
                                <w:lang w:val="en-CA"/>
                              </w:rPr>
                              <w:t>Contains information on product in the design phase of development.</w:t>
                            </w:r>
                            <w:proofErr w:type="gramEnd"/>
                          </w:p>
                          <w:p w:rsidR="00D64665" w:rsidRDefault="00D64665" w:rsidP="0087473E">
                            <w:pPr>
                              <w:rPr>
                                <w:sz w:val="28"/>
                                <w:lang w:val="en-CA"/>
                              </w:rPr>
                            </w:pPr>
                          </w:p>
                          <w:p w:rsidR="00D64665" w:rsidRDefault="00D64665" w:rsidP="0087473E">
                            <w:pPr>
                              <w:rPr>
                                <w:sz w:val="28"/>
                                <w:lang w:val="en-CA"/>
                              </w:rPr>
                            </w:pPr>
                          </w:p>
                          <w:p w:rsidR="00D64665" w:rsidRDefault="00D64665" w:rsidP="0087473E">
                            <w:pPr>
                              <w:rPr>
                                <w:sz w:val="28"/>
                                <w:lang w:val="en-CA"/>
                              </w:rPr>
                            </w:pPr>
                          </w:p>
                          <w:p w:rsidR="00D64665" w:rsidRDefault="00D64665" w:rsidP="0087473E">
                            <w:pPr>
                              <w:rPr>
                                <w:sz w:val="28"/>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9pt;margin-top:12.05pt;width:424.8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" strokeweight="1.5pt">
                <v:textbox>
                  <w:txbxContent>
                    <w:p w:rsidR="00D64665" w:rsidRDefault="00D64665" w:rsidP="0087473E">
                      <w:pPr>
                        <w:jc w:val="both"/>
                        <w:rPr>
                          <w:sz w:val="28"/>
                          <w:lang w:val="en-CA"/>
                        </w:rPr>
                      </w:pPr>
                      <w:proofErr w:type="gramStart"/>
                      <w:r>
                        <w:rPr>
                          <w:b/>
                          <w:sz w:val="28"/>
                          <w:lang w:val="en-CA"/>
                        </w:rPr>
                        <w:t>Matrox Confidential information.</w:t>
                      </w:r>
                      <w:proofErr w:type="gramEnd"/>
                      <w:r>
                        <w:rPr>
                          <w:sz w:val="28"/>
                          <w:lang w:val="en-CA"/>
                        </w:rPr>
                        <w:t xml:space="preserve">  Do not circulate outside Matrox without the prior consent of the Matrox Engineering department.  Advance Information.  </w:t>
                      </w:r>
                      <w:proofErr w:type="gramStart"/>
                      <w:r>
                        <w:rPr>
                          <w:sz w:val="28"/>
                          <w:lang w:val="en-CA"/>
                        </w:rPr>
                        <w:t>Contains information on product in the design phase of development.</w:t>
                      </w:r>
                      <w:proofErr w:type="gramEnd"/>
                    </w:p>
                    <w:p w:rsidR="00D64665" w:rsidRDefault="00D64665" w:rsidP="0087473E">
                      <w:pPr>
                        <w:rPr>
                          <w:sz w:val="28"/>
                          <w:lang w:val="en-CA"/>
                        </w:rPr>
                      </w:pPr>
                    </w:p>
                    <w:p w:rsidR="00D64665" w:rsidRDefault="00D64665" w:rsidP="0087473E">
                      <w:pPr>
                        <w:rPr>
                          <w:sz w:val="28"/>
                          <w:lang w:val="en-CA"/>
                        </w:rPr>
                      </w:pPr>
                    </w:p>
                    <w:p w:rsidR="00D64665" w:rsidRDefault="00D64665" w:rsidP="0087473E">
                      <w:pPr>
                        <w:rPr>
                          <w:sz w:val="28"/>
                          <w:lang w:val="en-CA"/>
                        </w:rPr>
                      </w:pPr>
                    </w:p>
                    <w:p w:rsidR="00D64665" w:rsidRDefault="00D64665" w:rsidP="0087473E">
                      <w:pPr>
                        <w:rPr>
                          <w:sz w:val="28"/>
                          <w:lang w:val="en-CA"/>
                        </w:rPr>
                      </w:pPr>
                    </w:p>
                  </w:txbxContent>
                </v:textbox>
              </v:rect>
            </w:pict>
          </mc:Fallback>
        </mc:AlternateContent>
      </w:r>
    </w:p>
    <w:p w:rsidR="0087473E" w:rsidRPr="0021721A" w:rsidRDefault="0087473E" w:rsidP="0087473E">
      <w:pPr>
        <w:rPr>
          <w:b/>
          <w:sz w:val="32"/>
          <w:lang w:val="en-US"/>
        </w:rPr>
      </w:pPr>
    </w:p>
    <w:p w:rsidR="0087473E" w:rsidRPr="0021721A" w:rsidRDefault="0087473E" w:rsidP="0087473E">
      <w:pPr>
        <w:rPr>
          <w:b/>
          <w:sz w:val="32"/>
          <w:lang w:val="en-US"/>
        </w:rPr>
      </w:pPr>
    </w:p>
    <w:p w:rsidR="0087473E" w:rsidRPr="0021721A" w:rsidRDefault="0087473E" w:rsidP="0087473E">
      <w:pPr>
        <w:rPr>
          <w:b/>
          <w:sz w:val="32"/>
          <w:lang w:val="en-US"/>
        </w:rPr>
      </w:pPr>
    </w:p>
    <w:p w:rsidR="0087473E" w:rsidRPr="0021721A" w:rsidRDefault="0087473E" w:rsidP="0087473E">
      <w:pPr>
        <w:rPr>
          <w:b/>
          <w:sz w:val="32"/>
          <w:lang w:val="en-US"/>
        </w:rPr>
      </w:pPr>
    </w:p>
    <w:p w:rsidR="00175E33" w:rsidRPr="0021721A" w:rsidRDefault="00175E33" w:rsidP="0087473E">
      <w:pPr>
        <w:rPr>
          <w:b/>
          <w:sz w:val="32"/>
          <w:lang w:val="en-US"/>
        </w:rPr>
      </w:pPr>
    </w:p>
    <w:p w:rsidR="00175E33" w:rsidRPr="0021721A" w:rsidRDefault="00175E33" w:rsidP="0087473E">
      <w:pPr>
        <w:rPr>
          <w:b/>
          <w:sz w:val="32"/>
          <w:lang w:val="en-US"/>
        </w:rPr>
      </w:pPr>
    </w:p>
    <w:p w:rsidR="00175E33" w:rsidRPr="0021721A" w:rsidRDefault="00175E33" w:rsidP="00175E33">
      <w:pPr>
        <w:jc w:val="center"/>
        <w:rPr>
          <w:b/>
          <w:sz w:val="28"/>
          <w:szCs w:val="28"/>
          <w:lang w:val="en-US"/>
        </w:rPr>
      </w:pPr>
      <w:r w:rsidRPr="0021721A">
        <w:rPr>
          <w:b/>
          <w:sz w:val="28"/>
          <w:szCs w:val="28"/>
          <w:lang w:val="en-US"/>
        </w:rPr>
        <w:t>Revision history</w:t>
      </w:r>
    </w:p>
    <w:p w:rsidR="00175E33" w:rsidRPr="0021721A" w:rsidRDefault="00175E33" w:rsidP="00175E33">
      <w:pPr>
        <w:rPr>
          <w:lang w:val="en-US"/>
        </w:rPr>
      </w:pPr>
    </w:p>
    <w:p w:rsidR="00175E33" w:rsidRPr="0021721A" w:rsidRDefault="00175E33" w:rsidP="00175E33">
      <w:pPr>
        <w:rPr>
          <w:lang w:val="en-US"/>
        </w:rPr>
      </w:pPr>
    </w:p>
    <w:p w:rsidR="00175E33" w:rsidRPr="0021721A" w:rsidRDefault="00175E33" w:rsidP="00175E33">
      <w:pPr>
        <w:jc w:val="both"/>
        <w:rPr>
          <w:b/>
          <w:lang w:val="en-US"/>
        </w:rPr>
      </w:pPr>
      <w:r w:rsidRPr="0021721A">
        <w:rPr>
          <w:b/>
          <w:lang w:val="en-US"/>
        </w:rPr>
        <w:t>This section lists all revisions for the current document and explains the modifications made for each new revision (the table below is only given as an example):</w:t>
      </w:r>
    </w:p>
    <w:p w:rsidR="00175E33" w:rsidRPr="0021721A" w:rsidRDefault="00175E33" w:rsidP="00175E33">
      <w:pPr>
        <w:jc w:val="both"/>
        <w:rPr>
          <w:b/>
          <w:lang w:val="en-US"/>
        </w:rPr>
      </w:pPr>
    </w:p>
    <w:p w:rsidR="00175E33" w:rsidRPr="0021721A" w:rsidRDefault="00175E33" w:rsidP="00175E3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858"/>
      </w:tblGrid>
      <w:tr w:rsidR="00175E33" w:rsidRPr="0021721A" w:rsidTr="00454215">
        <w:trPr>
          <w:cantSplit/>
          <w:trHeight w:val="225"/>
        </w:trPr>
        <w:tc>
          <w:tcPr>
            <w:tcW w:w="1998" w:type="dxa"/>
          </w:tcPr>
          <w:p w:rsidR="00175E33" w:rsidRPr="0021721A" w:rsidRDefault="00D64665" w:rsidP="00454215">
            <w:pPr>
              <w:rPr>
                <w:lang w:val="en-US"/>
              </w:rPr>
            </w:pPr>
            <w:r>
              <w:rPr>
                <w:lang w:val="en-US"/>
              </w:rPr>
              <w:t>April/</w:t>
            </w:r>
            <w:del w:id="3" w:author="Jean-Francois Larin" w:date="2014-04-04T13:09:00Z">
              <w:r w:rsidDel="00F621EF">
                <w:rPr>
                  <w:lang w:val="en-US"/>
                </w:rPr>
                <w:delText>03</w:delText>
              </w:r>
            </w:del>
            <w:ins w:id="4" w:author="Jean-Francois Larin" w:date="2014-04-04T13:09:00Z">
              <w:r w:rsidR="00F621EF">
                <w:rPr>
                  <w:lang w:val="en-US"/>
                </w:rPr>
                <w:t>0</w:t>
              </w:r>
              <w:r w:rsidR="00F621EF">
                <w:rPr>
                  <w:lang w:val="en-US"/>
                </w:rPr>
                <w:t>4</w:t>
              </w:r>
            </w:ins>
            <w:r>
              <w:rPr>
                <w:lang w:val="en-US"/>
              </w:rPr>
              <w:t>/2014</w:t>
            </w:r>
          </w:p>
          <w:p w:rsidR="00175E33" w:rsidRPr="0021721A" w:rsidRDefault="00175E33" w:rsidP="00454215">
            <w:pPr>
              <w:rPr>
                <w:lang w:val="en-US"/>
              </w:rPr>
            </w:pPr>
            <w:r w:rsidRPr="0021721A">
              <w:rPr>
                <w:lang w:val="en-US"/>
              </w:rPr>
              <w:t>(revision 0.01)</w:t>
            </w:r>
          </w:p>
        </w:tc>
        <w:tc>
          <w:tcPr>
            <w:tcW w:w="6858" w:type="dxa"/>
          </w:tcPr>
          <w:p w:rsidR="00175E33" w:rsidRPr="0021721A" w:rsidRDefault="00546A7E" w:rsidP="00454215">
            <w:pPr>
              <w:numPr>
                <w:ilvl w:val="0"/>
                <w:numId w:val="6"/>
              </w:numPr>
              <w:spacing w:after="0"/>
              <w:jc w:val="both"/>
              <w:rPr>
                <w:lang w:val="en-US"/>
              </w:rPr>
            </w:pPr>
            <w:r>
              <w:rPr>
                <w:lang w:val="en-US"/>
              </w:rPr>
              <w:t>Initial draft</w:t>
            </w:r>
            <w:r w:rsidR="009E4A0E">
              <w:rPr>
                <w:lang w:val="en-US"/>
              </w:rPr>
              <w:t>.</w:t>
            </w:r>
          </w:p>
        </w:tc>
      </w:tr>
      <w:tr w:rsidR="00175E33" w:rsidRPr="00CF3E4F" w:rsidTr="00454215">
        <w:trPr>
          <w:cantSplit/>
          <w:trHeight w:val="225"/>
        </w:trPr>
        <w:tc>
          <w:tcPr>
            <w:tcW w:w="1998" w:type="dxa"/>
          </w:tcPr>
          <w:p w:rsidR="0055585B" w:rsidRPr="0021721A" w:rsidRDefault="00F621EF" w:rsidP="00454215">
            <w:pPr>
              <w:rPr>
                <w:lang w:val="en-US"/>
              </w:rPr>
            </w:pPr>
            <w:ins w:id="5" w:author="Jean-Francois Larin" w:date="2014-04-04T13:09:00Z">
              <w:r>
                <w:rPr>
                  <w:lang w:val="en-US"/>
                </w:rPr>
                <w:t>April/04/2014</w:t>
              </w:r>
            </w:ins>
          </w:p>
        </w:tc>
        <w:tc>
          <w:tcPr>
            <w:tcW w:w="6858" w:type="dxa"/>
          </w:tcPr>
          <w:p w:rsidR="00175E33" w:rsidRPr="0021721A" w:rsidRDefault="00F621EF" w:rsidP="00454215">
            <w:pPr>
              <w:numPr>
                <w:ilvl w:val="0"/>
                <w:numId w:val="6"/>
              </w:numPr>
              <w:spacing w:after="0"/>
              <w:jc w:val="both"/>
              <w:rPr>
                <w:lang w:val="en-US"/>
              </w:rPr>
            </w:pPr>
            <w:ins w:id="6" w:author="Jean-Francois Larin" w:date="2014-04-04T13:09:00Z">
              <w:r>
                <w:rPr>
                  <w:lang w:val="en-US"/>
                </w:rPr>
                <w:t>Correction typo i211 vs i210</w:t>
              </w:r>
            </w:ins>
          </w:p>
        </w:tc>
      </w:tr>
      <w:tr w:rsidR="00175E33" w:rsidRPr="00CF3E4F" w:rsidTr="00454215">
        <w:trPr>
          <w:cantSplit/>
          <w:trHeight w:val="225"/>
        </w:trPr>
        <w:tc>
          <w:tcPr>
            <w:tcW w:w="1998" w:type="dxa"/>
          </w:tcPr>
          <w:p w:rsidR="007233B4" w:rsidRPr="0021721A" w:rsidRDefault="007233B4" w:rsidP="009E4A0E">
            <w:pPr>
              <w:rPr>
                <w:lang w:val="en-US"/>
              </w:rPr>
            </w:pPr>
          </w:p>
        </w:tc>
        <w:tc>
          <w:tcPr>
            <w:tcW w:w="6858" w:type="dxa"/>
          </w:tcPr>
          <w:p w:rsidR="00175E33" w:rsidRPr="0021721A" w:rsidRDefault="00175E33" w:rsidP="00454215">
            <w:pPr>
              <w:numPr>
                <w:ilvl w:val="0"/>
                <w:numId w:val="6"/>
              </w:numPr>
              <w:spacing w:after="0"/>
              <w:jc w:val="both"/>
              <w:rPr>
                <w:lang w:val="en-US"/>
              </w:rPr>
            </w:pPr>
          </w:p>
        </w:tc>
      </w:tr>
      <w:tr w:rsidR="008200D0" w:rsidRPr="00CF3E4F" w:rsidTr="00454215">
        <w:trPr>
          <w:cantSplit/>
          <w:trHeight w:val="225"/>
        </w:trPr>
        <w:tc>
          <w:tcPr>
            <w:tcW w:w="1998" w:type="dxa"/>
          </w:tcPr>
          <w:p w:rsidR="008200D0" w:rsidRDefault="008200D0" w:rsidP="00454215">
            <w:pPr>
              <w:rPr>
                <w:lang w:val="en-US"/>
              </w:rPr>
            </w:pPr>
          </w:p>
        </w:tc>
        <w:tc>
          <w:tcPr>
            <w:tcW w:w="6858" w:type="dxa"/>
          </w:tcPr>
          <w:p w:rsidR="00725ECC" w:rsidRDefault="00725ECC" w:rsidP="00454215">
            <w:pPr>
              <w:numPr>
                <w:ilvl w:val="0"/>
                <w:numId w:val="6"/>
              </w:numPr>
              <w:spacing w:after="0"/>
              <w:jc w:val="both"/>
              <w:rPr>
                <w:lang w:val="en-US"/>
              </w:rPr>
            </w:pPr>
          </w:p>
        </w:tc>
      </w:tr>
      <w:tr w:rsidR="00D5071F" w:rsidRPr="002226DC" w:rsidTr="00454215">
        <w:trPr>
          <w:cantSplit/>
          <w:trHeight w:val="225"/>
        </w:trPr>
        <w:tc>
          <w:tcPr>
            <w:tcW w:w="1998" w:type="dxa"/>
          </w:tcPr>
          <w:p w:rsidR="002226DC" w:rsidRDefault="002226DC" w:rsidP="00454215">
            <w:pPr>
              <w:rPr>
                <w:lang w:val="en-US"/>
              </w:rPr>
            </w:pPr>
          </w:p>
        </w:tc>
        <w:tc>
          <w:tcPr>
            <w:tcW w:w="6858" w:type="dxa"/>
          </w:tcPr>
          <w:p w:rsidR="00D5071F" w:rsidRDefault="00D5071F" w:rsidP="00454215">
            <w:pPr>
              <w:numPr>
                <w:ilvl w:val="0"/>
                <w:numId w:val="6"/>
              </w:numPr>
              <w:spacing w:after="0"/>
              <w:jc w:val="both"/>
              <w:rPr>
                <w:lang w:val="en-US"/>
              </w:rPr>
            </w:pPr>
          </w:p>
        </w:tc>
      </w:tr>
      <w:tr w:rsidR="00D71364" w:rsidRPr="00CF3E4F" w:rsidTr="00454215">
        <w:trPr>
          <w:cantSplit/>
          <w:trHeight w:val="225"/>
        </w:trPr>
        <w:tc>
          <w:tcPr>
            <w:tcW w:w="1998" w:type="dxa"/>
          </w:tcPr>
          <w:p w:rsidR="00197BF3" w:rsidRDefault="00197BF3" w:rsidP="00454215">
            <w:pPr>
              <w:rPr>
                <w:lang w:val="en-US"/>
              </w:rPr>
            </w:pPr>
          </w:p>
        </w:tc>
        <w:tc>
          <w:tcPr>
            <w:tcW w:w="6858" w:type="dxa"/>
          </w:tcPr>
          <w:p w:rsidR="00D71364" w:rsidRDefault="00D71364" w:rsidP="00454215">
            <w:pPr>
              <w:numPr>
                <w:ilvl w:val="0"/>
                <w:numId w:val="6"/>
              </w:numPr>
              <w:spacing w:after="0"/>
              <w:jc w:val="both"/>
              <w:rPr>
                <w:lang w:val="en-US"/>
              </w:rPr>
            </w:pPr>
          </w:p>
        </w:tc>
      </w:tr>
      <w:tr w:rsidR="00D413A3" w:rsidRPr="00260C37" w:rsidTr="00454215">
        <w:trPr>
          <w:cantSplit/>
          <w:trHeight w:val="225"/>
        </w:trPr>
        <w:tc>
          <w:tcPr>
            <w:tcW w:w="1998" w:type="dxa"/>
          </w:tcPr>
          <w:p w:rsidR="00CF3E4F" w:rsidRDefault="00CF3E4F" w:rsidP="00CF3E4F">
            <w:pPr>
              <w:rPr>
                <w:lang w:val="en-US"/>
              </w:rPr>
            </w:pPr>
          </w:p>
        </w:tc>
        <w:tc>
          <w:tcPr>
            <w:tcW w:w="6858" w:type="dxa"/>
          </w:tcPr>
          <w:p w:rsidR="00D413A3" w:rsidRDefault="00D413A3" w:rsidP="00454215">
            <w:pPr>
              <w:numPr>
                <w:ilvl w:val="0"/>
                <w:numId w:val="6"/>
              </w:numPr>
              <w:spacing w:after="0"/>
              <w:jc w:val="both"/>
              <w:rPr>
                <w:lang w:val="en-US"/>
              </w:rPr>
            </w:pPr>
          </w:p>
        </w:tc>
      </w:tr>
      <w:tr w:rsidR="00CF3E4F" w:rsidRPr="00260C37" w:rsidTr="00454215">
        <w:trPr>
          <w:cantSplit/>
          <w:trHeight w:val="225"/>
        </w:trPr>
        <w:tc>
          <w:tcPr>
            <w:tcW w:w="1998" w:type="dxa"/>
          </w:tcPr>
          <w:p w:rsidR="00CF3E4F" w:rsidRDefault="00CF3E4F" w:rsidP="00424CBE">
            <w:pPr>
              <w:rPr>
                <w:lang w:val="en-US"/>
              </w:rPr>
            </w:pPr>
          </w:p>
        </w:tc>
        <w:tc>
          <w:tcPr>
            <w:tcW w:w="6858" w:type="dxa"/>
          </w:tcPr>
          <w:p w:rsidR="00CF3E4F" w:rsidRDefault="00CF3E4F" w:rsidP="00454215">
            <w:pPr>
              <w:numPr>
                <w:ilvl w:val="0"/>
                <w:numId w:val="6"/>
              </w:numPr>
              <w:spacing w:after="0"/>
              <w:jc w:val="both"/>
              <w:rPr>
                <w:lang w:val="en-US"/>
              </w:rPr>
            </w:pPr>
          </w:p>
        </w:tc>
      </w:tr>
    </w:tbl>
    <w:p w:rsidR="00175E33" w:rsidRPr="0021721A" w:rsidRDefault="00175E33" w:rsidP="00175E33">
      <w:pPr>
        <w:rPr>
          <w:lang w:val="en-US"/>
        </w:rPr>
      </w:pPr>
    </w:p>
    <w:p w:rsidR="00175E33" w:rsidRPr="0021721A" w:rsidRDefault="00175E33" w:rsidP="00175E33">
      <w:pPr>
        <w:pStyle w:val="Header"/>
        <w:tabs>
          <w:tab w:val="clear" w:pos="4320"/>
          <w:tab w:val="clear" w:pos="8640"/>
        </w:tabs>
        <w:rPr>
          <w:lang w:val="en-US"/>
        </w:rPr>
      </w:pPr>
    </w:p>
    <w:p w:rsidR="00175E33" w:rsidRPr="0021721A" w:rsidRDefault="00175E33" w:rsidP="00175E33">
      <w:pPr>
        <w:rPr>
          <w:lang w:val="en-US"/>
        </w:rPr>
      </w:pPr>
    </w:p>
    <w:p w:rsidR="00175E33" w:rsidRPr="0021721A" w:rsidRDefault="00175E33" w:rsidP="00175E33">
      <w:pPr>
        <w:rPr>
          <w:lang w:val="en-US"/>
        </w:rPr>
      </w:pPr>
    </w:p>
    <w:p w:rsidR="00175E33" w:rsidRPr="0021721A" w:rsidRDefault="00175E33" w:rsidP="00175E33">
      <w:pPr>
        <w:rPr>
          <w:lang w:val="en-US"/>
        </w:rPr>
      </w:pPr>
    </w:p>
    <w:p w:rsidR="0087473E" w:rsidRPr="0021721A" w:rsidRDefault="009E4A0E" w:rsidP="0087473E">
      <w:pPr>
        <w:jc w:val="center"/>
        <w:rPr>
          <w:b/>
          <w:bCs/>
          <w:sz w:val="28"/>
          <w:lang w:val="en-US"/>
        </w:rPr>
      </w:pPr>
      <w:r>
        <w:rPr>
          <w:lang w:val="en-US"/>
        </w:rPr>
        <w:br w:type="page"/>
      </w:r>
      <w:r w:rsidR="0087473E" w:rsidRPr="0021721A">
        <w:rPr>
          <w:b/>
          <w:bCs/>
          <w:sz w:val="28"/>
          <w:lang w:val="en-US"/>
        </w:rPr>
        <w:lastRenderedPageBreak/>
        <w:t>Table of contents</w:t>
      </w:r>
    </w:p>
    <w:p w:rsidR="0087473E" w:rsidRPr="0021721A" w:rsidRDefault="0087473E" w:rsidP="0087473E">
      <w:pPr>
        <w:jc w:val="center"/>
        <w:rPr>
          <w:b/>
          <w:bCs/>
          <w:sz w:val="28"/>
          <w:lang w:val="en-US"/>
        </w:rPr>
      </w:pPr>
    </w:p>
    <w:p w:rsidR="0087473E" w:rsidRPr="0021721A" w:rsidRDefault="0087473E" w:rsidP="0087473E">
      <w:pPr>
        <w:pStyle w:val="TOC6"/>
        <w:rPr>
          <w:lang w:val="en-US"/>
        </w:rPr>
      </w:pPr>
    </w:p>
    <w:p w:rsidR="006C311E" w:rsidRDefault="0087473E">
      <w:pPr>
        <w:pStyle w:val="TOC1"/>
        <w:tabs>
          <w:tab w:val="left" w:pos="400"/>
        </w:tabs>
        <w:rPr>
          <w:rFonts w:asciiTheme="minorHAnsi" w:eastAsiaTheme="minorEastAsia" w:hAnsiTheme="minorHAnsi" w:cstheme="minorBidi"/>
          <w:b w:val="0"/>
          <w:caps w:val="0"/>
          <w:noProof/>
          <w:sz w:val="22"/>
          <w:szCs w:val="22"/>
          <w:lang w:eastAsia="fr-CA"/>
        </w:rPr>
      </w:pPr>
      <w:r w:rsidRPr="0021721A">
        <w:rPr>
          <w:b w:val="0"/>
          <w:bCs/>
          <w:caps w:val="0"/>
          <w:lang w:val="en-US"/>
        </w:rPr>
        <w:fldChar w:fldCharType="begin"/>
      </w:r>
      <w:r w:rsidRPr="0021721A">
        <w:rPr>
          <w:b w:val="0"/>
          <w:bCs/>
          <w:caps w:val="0"/>
          <w:lang w:val="en-US"/>
        </w:rPr>
        <w:instrText xml:space="preserve"> TOC \o "1-4" \h \z \t "Heading 6,6" </w:instrText>
      </w:r>
      <w:r w:rsidRPr="0021721A">
        <w:rPr>
          <w:b w:val="0"/>
          <w:bCs/>
          <w:caps w:val="0"/>
          <w:lang w:val="en-US"/>
        </w:rPr>
        <w:fldChar w:fldCharType="separate"/>
      </w:r>
      <w:hyperlink w:anchor="_Toc384372646" w:history="1">
        <w:r w:rsidR="006C311E" w:rsidRPr="00B139B6">
          <w:rPr>
            <w:rStyle w:val="Hyperlink"/>
            <w:noProof/>
          </w:rPr>
          <w:t>1.</w:t>
        </w:r>
        <w:r w:rsidR="006C311E">
          <w:rPr>
            <w:rFonts w:asciiTheme="minorHAnsi" w:eastAsiaTheme="minorEastAsia" w:hAnsiTheme="minorHAnsi" w:cstheme="minorBidi"/>
            <w:b w:val="0"/>
            <w:caps w:val="0"/>
            <w:noProof/>
            <w:sz w:val="22"/>
            <w:szCs w:val="22"/>
            <w:lang w:eastAsia="fr-CA"/>
          </w:rPr>
          <w:tab/>
        </w:r>
        <w:r w:rsidR="006C311E" w:rsidRPr="00B139B6">
          <w:rPr>
            <w:rStyle w:val="Hyperlink"/>
            <w:noProof/>
          </w:rPr>
          <w:t>Introduction</w:t>
        </w:r>
        <w:r w:rsidR="006C311E">
          <w:rPr>
            <w:noProof/>
            <w:webHidden/>
          </w:rPr>
          <w:tab/>
        </w:r>
        <w:r w:rsidR="006C311E">
          <w:rPr>
            <w:noProof/>
            <w:webHidden/>
          </w:rPr>
          <w:fldChar w:fldCharType="begin"/>
        </w:r>
        <w:r w:rsidR="006C311E">
          <w:rPr>
            <w:noProof/>
            <w:webHidden/>
          </w:rPr>
          <w:instrText xml:space="preserve"> PAGEREF _Toc384372646 \h </w:instrText>
        </w:r>
        <w:r w:rsidR="006C311E">
          <w:rPr>
            <w:noProof/>
            <w:webHidden/>
          </w:rPr>
        </w:r>
        <w:r w:rsidR="006C311E">
          <w:rPr>
            <w:noProof/>
            <w:webHidden/>
          </w:rPr>
          <w:fldChar w:fldCharType="separate"/>
        </w:r>
        <w:r w:rsidR="006C311E">
          <w:rPr>
            <w:noProof/>
            <w:webHidden/>
          </w:rPr>
          <w:t>5</w:t>
        </w:r>
        <w:r w:rsidR="006C311E">
          <w:rPr>
            <w:noProof/>
            <w:webHidden/>
          </w:rPr>
          <w:fldChar w:fldCharType="end"/>
        </w:r>
      </w:hyperlink>
    </w:p>
    <w:p w:rsidR="006C311E" w:rsidRDefault="00161941">
      <w:pPr>
        <w:pStyle w:val="TOC2"/>
        <w:tabs>
          <w:tab w:val="left" w:pos="600"/>
        </w:tabs>
        <w:rPr>
          <w:rFonts w:asciiTheme="minorHAnsi" w:eastAsiaTheme="minorEastAsia" w:hAnsiTheme="minorHAnsi" w:cstheme="minorBidi"/>
          <w:smallCaps w:val="0"/>
          <w:noProof/>
          <w:sz w:val="22"/>
          <w:szCs w:val="22"/>
          <w:lang w:eastAsia="fr-CA"/>
        </w:rPr>
      </w:pPr>
      <w:hyperlink w:anchor="_Toc384372647" w:history="1">
        <w:r w:rsidR="006C311E" w:rsidRPr="00B139B6">
          <w:rPr>
            <w:rStyle w:val="Hyperlink"/>
            <w:noProof/>
          </w:rPr>
          <w:t>1.1</w:t>
        </w:r>
        <w:r w:rsidR="006C311E">
          <w:rPr>
            <w:rFonts w:asciiTheme="minorHAnsi" w:eastAsiaTheme="minorEastAsia" w:hAnsiTheme="minorHAnsi" w:cstheme="minorBidi"/>
            <w:smallCaps w:val="0"/>
            <w:noProof/>
            <w:sz w:val="22"/>
            <w:szCs w:val="22"/>
            <w:lang w:eastAsia="fr-CA"/>
          </w:rPr>
          <w:tab/>
        </w:r>
        <w:r w:rsidR="006C311E" w:rsidRPr="00B139B6">
          <w:rPr>
            <w:rStyle w:val="Hyperlink"/>
            <w:noProof/>
          </w:rPr>
          <w:t>The problem</w:t>
        </w:r>
        <w:r w:rsidR="006C311E">
          <w:rPr>
            <w:noProof/>
            <w:webHidden/>
          </w:rPr>
          <w:tab/>
        </w:r>
        <w:r w:rsidR="006C311E">
          <w:rPr>
            <w:noProof/>
            <w:webHidden/>
          </w:rPr>
          <w:fldChar w:fldCharType="begin"/>
        </w:r>
        <w:r w:rsidR="006C311E">
          <w:rPr>
            <w:noProof/>
            <w:webHidden/>
          </w:rPr>
          <w:instrText xml:space="preserve"> PAGEREF _Toc384372647 \h </w:instrText>
        </w:r>
        <w:r w:rsidR="006C311E">
          <w:rPr>
            <w:noProof/>
            <w:webHidden/>
          </w:rPr>
        </w:r>
        <w:r w:rsidR="006C311E">
          <w:rPr>
            <w:noProof/>
            <w:webHidden/>
          </w:rPr>
          <w:fldChar w:fldCharType="separate"/>
        </w:r>
        <w:r w:rsidR="006C311E">
          <w:rPr>
            <w:noProof/>
            <w:webHidden/>
          </w:rPr>
          <w:t>5</w:t>
        </w:r>
        <w:r w:rsidR="006C311E">
          <w:rPr>
            <w:noProof/>
            <w:webHidden/>
          </w:rPr>
          <w:fldChar w:fldCharType="end"/>
        </w:r>
      </w:hyperlink>
    </w:p>
    <w:p w:rsidR="006C311E" w:rsidRDefault="00161941">
      <w:pPr>
        <w:pStyle w:val="TOC1"/>
        <w:tabs>
          <w:tab w:val="left" w:pos="400"/>
        </w:tabs>
        <w:rPr>
          <w:rFonts w:asciiTheme="minorHAnsi" w:eastAsiaTheme="minorEastAsia" w:hAnsiTheme="minorHAnsi" w:cstheme="minorBidi"/>
          <w:b w:val="0"/>
          <w:caps w:val="0"/>
          <w:noProof/>
          <w:sz w:val="22"/>
          <w:szCs w:val="22"/>
          <w:lang w:eastAsia="fr-CA"/>
        </w:rPr>
      </w:pPr>
      <w:hyperlink w:anchor="_Toc384372648" w:history="1">
        <w:r w:rsidR="006C311E" w:rsidRPr="00B139B6">
          <w:rPr>
            <w:rStyle w:val="Hyperlink"/>
            <w:noProof/>
          </w:rPr>
          <w:t>2.</w:t>
        </w:r>
        <w:r w:rsidR="006C311E">
          <w:rPr>
            <w:rFonts w:asciiTheme="minorHAnsi" w:eastAsiaTheme="minorEastAsia" w:hAnsiTheme="minorHAnsi" w:cstheme="minorBidi"/>
            <w:b w:val="0"/>
            <w:caps w:val="0"/>
            <w:noProof/>
            <w:sz w:val="22"/>
            <w:szCs w:val="22"/>
            <w:lang w:eastAsia="fr-CA"/>
          </w:rPr>
          <w:tab/>
        </w:r>
        <w:r w:rsidR="006C311E" w:rsidRPr="00B139B6">
          <w:rPr>
            <w:rStyle w:val="Hyperlink"/>
            <w:noProof/>
          </w:rPr>
          <w:t>Block Diagram</w:t>
        </w:r>
        <w:r w:rsidR="006C311E">
          <w:rPr>
            <w:noProof/>
            <w:webHidden/>
          </w:rPr>
          <w:tab/>
        </w:r>
        <w:r w:rsidR="006C311E">
          <w:rPr>
            <w:noProof/>
            <w:webHidden/>
          </w:rPr>
          <w:fldChar w:fldCharType="begin"/>
        </w:r>
        <w:r w:rsidR="006C311E">
          <w:rPr>
            <w:noProof/>
            <w:webHidden/>
          </w:rPr>
          <w:instrText xml:space="preserve"> PAGEREF _Toc384372648 \h </w:instrText>
        </w:r>
        <w:r w:rsidR="006C311E">
          <w:rPr>
            <w:noProof/>
            <w:webHidden/>
          </w:rPr>
        </w:r>
        <w:r w:rsidR="006C311E">
          <w:rPr>
            <w:noProof/>
            <w:webHidden/>
          </w:rPr>
          <w:fldChar w:fldCharType="separate"/>
        </w:r>
        <w:r w:rsidR="006C311E">
          <w:rPr>
            <w:noProof/>
            <w:webHidden/>
          </w:rPr>
          <w:t>5</w:t>
        </w:r>
        <w:r w:rsidR="006C311E">
          <w:rPr>
            <w:noProof/>
            <w:webHidden/>
          </w:rPr>
          <w:fldChar w:fldCharType="end"/>
        </w:r>
      </w:hyperlink>
    </w:p>
    <w:p w:rsidR="006C311E" w:rsidRDefault="00161941">
      <w:pPr>
        <w:pStyle w:val="TOC2"/>
        <w:tabs>
          <w:tab w:val="left" w:pos="600"/>
        </w:tabs>
        <w:rPr>
          <w:rFonts w:asciiTheme="minorHAnsi" w:eastAsiaTheme="minorEastAsia" w:hAnsiTheme="minorHAnsi" w:cstheme="minorBidi"/>
          <w:smallCaps w:val="0"/>
          <w:noProof/>
          <w:sz w:val="22"/>
          <w:szCs w:val="22"/>
          <w:lang w:eastAsia="fr-CA"/>
        </w:rPr>
      </w:pPr>
      <w:hyperlink w:anchor="_Toc384372649" w:history="1">
        <w:r w:rsidR="006C311E" w:rsidRPr="00B139B6">
          <w:rPr>
            <w:rStyle w:val="Hyperlink"/>
            <w:noProof/>
          </w:rPr>
          <w:t>2.1</w:t>
        </w:r>
        <w:r w:rsidR="006C311E">
          <w:rPr>
            <w:rFonts w:asciiTheme="minorHAnsi" w:eastAsiaTheme="minorEastAsia" w:hAnsiTheme="minorHAnsi" w:cstheme="minorBidi"/>
            <w:smallCaps w:val="0"/>
            <w:noProof/>
            <w:sz w:val="22"/>
            <w:szCs w:val="22"/>
            <w:lang w:eastAsia="fr-CA"/>
          </w:rPr>
          <w:tab/>
        </w:r>
        <w:r w:rsidR="006C311E" w:rsidRPr="00B139B6">
          <w:rPr>
            <w:rStyle w:val="Hyperlink"/>
            <w:noProof/>
          </w:rPr>
          <w:t>Software architecture</w:t>
        </w:r>
        <w:r w:rsidR="006C311E">
          <w:rPr>
            <w:noProof/>
            <w:webHidden/>
          </w:rPr>
          <w:tab/>
        </w:r>
        <w:r w:rsidR="006C311E">
          <w:rPr>
            <w:noProof/>
            <w:webHidden/>
          </w:rPr>
          <w:fldChar w:fldCharType="begin"/>
        </w:r>
        <w:r w:rsidR="006C311E">
          <w:rPr>
            <w:noProof/>
            <w:webHidden/>
          </w:rPr>
          <w:instrText xml:space="preserve"> PAGEREF _Toc384372649 \h </w:instrText>
        </w:r>
        <w:r w:rsidR="006C311E">
          <w:rPr>
            <w:noProof/>
            <w:webHidden/>
          </w:rPr>
        </w:r>
        <w:r w:rsidR="006C311E">
          <w:rPr>
            <w:noProof/>
            <w:webHidden/>
          </w:rPr>
          <w:fldChar w:fldCharType="separate"/>
        </w:r>
        <w:r w:rsidR="006C311E">
          <w:rPr>
            <w:noProof/>
            <w:webHidden/>
          </w:rPr>
          <w:t>6</w:t>
        </w:r>
        <w:r w:rsidR="006C311E">
          <w:rPr>
            <w:noProof/>
            <w:webHidden/>
          </w:rPr>
          <w:fldChar w:fldCharType="end"/>
        </w:r>
      </w:hyperlink>
    </w:p>
    <w:p w:rsidR="006C311E" w:rsidRDefault="00161941">
      <w:pPr>
        <w:pStyle w:val="TOC1"/>
        <w:tabs>
          <w:tab w:val="left" w:pos="400"/>
        </w:tabs>
        <w:rPr>
          <w:rFonts w:asciiTheme="minorHAnsi" w:eastAsiaTheme="minorEastAsia" w:hAnsiTheme="minorHAnsi" w:cstheme="minorBidi"/>
          <w:b w:val="0"/>
          <w:caps w:val="0"/>
          <w:noProof/>
          <w:sz w:val="22"/>
          <w:szCs w:val="22"/>
          <w:lang w:eastAsia="fr-CA"/>
        </w:rPr>
      </w:pPr>
      <w:hyperlink w:anchor="_Toc384372650" w:history="1">
        <w:r w:rsidR="006C311E" w:rsidRPr="00B139B6">
          <w:rPr>
            <w:rStyle w:val="Hyperlink"/>
            <w:noProof/>
          </w:rPr>
          <w:t>3.</w:t>
        </w:r>
        <w:r w:rsidR="006C311E">
          <w:rPr>
            <w:rFonts w:asciiTheme="minorHAnsi" w:eastAsiaTheme="minorEastAsia" w:hAnsiTheme="minorHAnsi" w:cstheme="minorBidi"/>
            <w:b w:val="0"/>
            <w:caps w:val="0"/>
            <w:noProof/>
            <w:sz w:val="22"/>
            <w:szCs w:val="22"/>
            <w:lang w:eastAsia="fr-CA"/>
          </w:rPr>
          <w:tab/>
        </w:r>
        <w:r w:rsidR="006C311E" w:rsidRPr="00B139B6">
          <w:rPr>
            <w:rStyle w:val="Hyperlink"/>
            <w:noProof/>
          </w:rPr>
          <w:t>Prototyping plan</w:t>
        </w:r>
        <w:r w:rsidR="006C311E">
          <w:rPr>
            <w:noProof/>
            <w:webHidden/>
          </w:rPr>
          <w:tab/>
        </w:r>
        <w:r w:rsidR="006C311E">
          <w:rPr>
            <w:noProof/>
            <w:webHidden/>
          </w:rPr>
          <w:fldChar w:fldCharType="begin"/>
        </w:r>
        <w:r w:rsidR="006C311E">
          <w:rPr>
            <w:noProof/>
            <w:webHidden/>
          </w:rPr>
          <w:instrText xml:space="preserve"> PAGEREF _Toc384372650 \h </w:instrText>
        </w:r>
        <w:r w:rsidR="006C311E">
          <w:rPr>
            <w:noProof/>
            <w:webHidden/>
          </w:rPr>
        </w:r>
        <w:r w:rsidR="006C311E">
          <w:rPr>
            <w:noProof/>
            <w:webHidden/>
          </w:rPr>
          <w:fldChar w:fldCharType="separate"/>
        </w:r>
        <w:r w:rsidR="006C311E">
          <w:rPr>
            <w:noProof/>
            <w:webHidden/>
          </w:rPr>
          <w:t>7</w:t>
        </w:r>
        <w:r w:rsidR="006C311E">
          <w:rPr>
            <w:noProof/>
            <w:webHidden/>
          </w:rPr>
          <w:fldChar w:fldCharType="end"/>
        </w:r>
      </w:hyperlink>
    </w:p>
    <w:p w:rsidR="006C311E" w:rsidRDefault="00161941">
      <w:pPr>
        <w:pStyle w:val="TOC2"/>
        <w:tabs>
          <w:tab w:val="left" w:pos="600"/>
        </w:tabs>
        <w:rPr>
          <w:rFonts w:asciiTheme="minorHAnsi" w:eastAsiaTheme="minorEastAsia" w:hAnsiTheme="minorHAnsi" w:cstheme="minorBidi"/>
          <w:smallCaps w:val="0"/>
          <w:noProof/>
          <w:sz w:val="22"/>
          <w:szCs w:val="22"/>
          <w:lang w:eastAsia="fr-CA"/>
        </w:rPr>
      </w:pPr>
      <w:hyperlink w:anchor="_Toc384372651" w:history="1">
        <w:r w:rsidR="006C311E" w:rsidRPr="00B139B6">
          <w:rPr>
            <w:rStyle w:val="Hyperlink"/>
            <w:noProof/>
          </w:rPr>
          <w:t>3.1</w:t>
        </w:r>
        <w:r w:rsidR="006C311E">
          <w:rPr>
            <w:rFonts w:asciiTheme="minorHAnsi" w:eastAsiaTheme="minorEastAsia" w:hAnsiTheme="minorHAnsi" w:cstheme="minorBidi"/>
            <w:smallCaps w:val="0"/>
            <w:noProof/>
            <w:sz w:val="22"/>
            <w:szCs w:val="22"/>
            <w:lang w:eastAsia="fr-CA"/>
          </w:rPr>
          <w:tab/>
        </w:r>
        <w:r w:rsidR="006C311E" w:rsidRPr="00B139B6">
          <w:rPr>
            <w:rStyle w:val="Hyperlink"/>
            <w:noProof/>
          </w:rPr>
          <w:t>First Prototype</w:t>
        </w:r>
        <w:r w:rsidR="006C311E">
          <w:rPr>
            <w:noProof/>
            <w:webHidden/>
          </w:rPr>
          <w:tab/>
        </w:r>
        <w:r w:rsidR="006C311E">
          <w:rPr>
            <w:noProof/>
            <w:webHidden/>
          </w:rPr>
          <w:fldChar w:fldCharType="begin"/>
        </w:r>
        <w:r w:rsidR="006C311E">
          <w:rPr>
            <w:noProof/>
            <w:webHidden/>
          </w:rPr>
          <w:instrText xml:space="preserve"> PAGEREF _Toc384372651 \h </w:instrText>
        </w:r>
        <w:r w:rsidR="006C311E">
          <w:rPr>
            <w:noProof/>
            <w:webHidden/>
          </w:rPr>
        </w:r>
        <w:r w:rsidR="006C311E">
          <w:rPr>
            <w:noProof/>
            <w:webHidden/>
          </w:rPr>
          <w:fldChar w:fldCharType="separate"/>
        </w:r>
        <w:r w:rsidR="006C311E">
          <w:rPr>
            <w:noProof/>
            <w:webHidden/>
          </w:rPr>
          <w:t>7</w:t>
        </w:r>
        <w:r w:rsidR="006C311E">
          <w:rPr>
            <w:noProof/>
            <w:webHidden/>
          </w:rPr>
          <w:fldChar w:fldCharType="end"/>
        </w:r>
      </w:hyperlink>
    </w:p>
    <w:p w:rsidR="006C311E" w:rsidRDefault="00161941">
      <w:pPr>
        <w:pStyle w:val="TOC3"/>
        <w:tabs>
          <w:tab w:val="left" w:pos="1000"/>
        </w:tabs>
        <w:rPr>
          <w:rFonts w:asciiTheme="minorHAnsi" w:eastAsiaTheme="minorEastAsia" w:hAnsiTheme="minorHAnsi" w:cstheme="minorBidi"/>
          <w:i w:val="0"/>
          <w:noProof/>
          <w:sz w:val="22"/>
          <w:szCs w:val="22"/>
          <w:lang w:eastAsia="fr-CA"/>
        </w:rPr>
      </w:pPr>
      <w:hyperlink w:anchor="_Toc384372652" w:history="1">
        <w:r w:rsidR="006C311E" w:rsidRPr="00B139B6">
          <w:rPr>
            <w:rStyle w:val="Hyperlink"/>
            <w:noProof/>
            <w:lang w:val="en-US"/>
          </w:rPr>
          <w:t>3.1.1</w:t>
        </w:r>
        <w:r w:rsidR="006C311E">
          <w:rPr>
            <w:rFonts w:asciiTheme="minorHAnsi" w:eastAsiaTheme="minorEastAsia" w:hAnsiTheme="minorHAnsi" w:cstheme="minorBidi"/>
            <w:i w:val="0"/>
            <w:noProof/>
            <w:sz w:val="22"/>
            <w:szCs w:val="22"/>
            <w:lang w:eastAsia="fr-CA"/>
          </w:rPr>
          <w:tab/>
        </w:r>
        <w:r w:rsidR="006C311E" w:rsidRPr="00B139B6">
          <w:rPr>
            <w:rStyle w:val="Hyperlink"/>
            <w:noProof/>
            <w:lang w:val="en-US"/>
          </w:rPr>
          <w:t>First Prototype API</w:t>
        </w:r>
        <w:r w:rsidR="006C311E">
          <w:rPr>
            <w:noProof/>
            <w:webHidden/>
          </w:rPr>
          <w:tab/>
        </w:r>
        <w:r w:rsidR="006C311E">
          <w:rPr>
            <w:noProof/>
            <w:webHidden/>
          </w:rPr>
          <w:fldChar w:fldCharType="begin"/>
        </w:r>
        <w:r w:rsidR="006C311E">
          <w:rPr>
            <w:noProof/>
            <w:webHidden/>
          </w:rPr>
          <w:instrText xml:space="preserve"> PAGEREF _Toc384372652 \h </w:instrText>
        </w:r>
        <w:r w:rsidR="006C311E">
          <w:rPr>
            <w:noProof/>
            <w:webHidden/>
          </w:rPr>
        </w:r>
        <w:r w:rsidR="006C311E">
          <w:rPr>
            <w:noProof/>
            <w:webHidden/>
          </w:rPr>
          <w:fldChar w:fldCharType="separate"/>
        </w:r>
        <w:r w:rsidR="006C311E">
          <w:rPr>
            <w:noProof/>
            <w:webHidden/>
          </w:rPr>
          <w:t>7</w:t>
        </w:r>
        <w:r w:rsidR="006C311E">
          <w:rPr>
            <w:noProof/>
            <w:webHidden/>
          </w:rPr>
          <w:fldChar w:fldCharType="end"/>
        </w:r>
      </w:hyperlink>
    </w:p>
    <w:p w:rsidR="006C311E" w:rsidRDefault="00161941">
      <w:pPr>
        <w:pStyle w:val="TOC2"/>
        <w:tabs>
          <w:tab w:val="left" w:pos="600"/>
        </w:tabs>
        <w:rPr>
          <w:rFonts w:asciiTheme="minorHAnsi" w:eastAsiaTheme="minorEastAsia" w:hAnsiTheme="minorHAnsi" w:cstheme="minorBidi"/>
          <w:smallCaps w:val="0"/>
          <w:noProof/>
          <w:sz w:val="22"/>
          <w:szCs w:val="22"/>
          <w:lang w:eastAsia="fr-CA"/>
        </w:rPr>
      </w:pPr>
      <w:hyperlink w:anchor="_Toc384372653" w:history="1">
        <w:r w:rsidR="006C311E" w:rsidRPr="00B139B6">
          <w:rPr>
            <w:rStyle w:val="Hyperlink"/>
            <w:noProof/>
          </w:rPr>
          <w:t>3.2</w:t>
        </w:r>
        <w:r w:rsidR="006C311E">
          <w:rPr>
            <w:rFonts w:asciiTheme="minorHAnsi" w:eastAsiaTheme="minorEastAsia" w:hAnsiTheme="minorHAnsi" w:cstheme="minorBidi"/>
            <w:smallCaps w:val="0"/>
            <w:noProof/>
            <w:sz w:val="22"/>
            <w:szCs w:val="22"/>
            <w:lang w:eastAsia="fr-CA"/>
          </w:rPr>
          <w:tab/>
        </w:r>
        <w:r w:rsidR="006C311E" w:rsidRPr="00B139B6">
          <w:rPr>
            <w:rStyle w:val="Hyperlink"/>
            <w:noProof/>
          </w:rPr>
          <w:t>Second prototype</w:t>
        </w:r>
        <w:r w:rsidR="006C311E">
          <w:rPr>
            <w:noProof/>
            <w:webHidden/>
          </w:rPr>
          <w:tab/>
        </w:r>
        <w:r w:rsidR="006C311E">
          <w:rPr>
            <w:noProof/>
            <w:webHidden/>
          </w:rPr>
          <w:fldChar w:fldCharType="begin"/>
        </w:r>
        <w:r w:rsidR="006C311E">
          <w:rPr>
            <w:noProof/>
            <w:webHidden/>
          </w:rPr>
          <w:instrText xml:space="preserve"> PAGEREF _Toc384372653 \h </w:instrText>
        </w:r>
        <w:r w:rsidR="006C311E">
          <w:rPr>
            <w:noProof/>
            <w:webHidden/>
          </w:rPr>
        </w:r>
        <w:r w:rsidR="006C311E">
          <w:rPr>
            <w:noProof/>
            <w:webHidden/>
          </w:rPr>
          <w:fldChar w:fldCharType="separate"/>
        </w:r>
        <w:r w:rsidR="006C311E">
          <w:rPr>
            <w:noProof/>
            <w:webHidden/>
          </w:rPr>
          <w:t>8</w:t>
        </w:r>
        <w:r w:rsidR="006C311E">
          <w:rPr>
            <w:noProof/>
            <w:webHidden/>
          </w:rPr>
          <w:fldChar w:fldCharType="end"/>
        </w:r>
      </w:hyperlink>
    </w:p>
    <w:p w:rsidR="006C311E" w:rsidRDefault="00161941">
      <w:pPr>
        <w:pStyle w:val="TOC2"/>
        <w:tabs>
          <w:tab w:val="left" w:pos="600"/>
        </w:tabs>
        <w:rPr>
          <w:rFonts w:asciiTheme="minorHAnsi" w:eastAsiaTheme="minorEastAsia" w:hAnsiTheme="minorHAnsi" w:cstheme="minorBidi"/>
          <w:smallCaps w:val="0"/>
          <w:noProof/>
          <w:sz w:val="22"/>
          <w:szCs w:val="22"/>
          <w:lang w:eastAsia="fr-CA"/>
        </w:rPr>
      </w:pPr>
      <w:hyperlink w:anchor="_Toc384372654" w:history="1">
        <w:r w:rsidR="006C311E" w:rsidRPr="00B139B6">
          <w:rPr>
            <w:rStyle w:val="Hyperlink"/>
            <w:noProof/>
          </w:rPr>
          <w:t>3.3</w:t>
        </w:r>
        <w:r w:rsidR="006C311E">
          <w:rPr>
            <w:rFonts w:asciiTheme="minorHAnsi" w:eastAsiaTheme="minorEastAsia" w:hAnsiTheme="minorHAnsi" w:cstheme="minorBidi"/>
            <w:smallCaps w:val="0"/>
            <w:noProof/>
            <w:sz w:val="22"/>
            <w:szCs w:val="22"/>
            <w:lang w:eastAsia="fr-CA"/>
          </w:rPr>
          <w:tab/>
        </w:r>
        <w:r w:rsidR="006C311E" w:rsidRPr="00B139B6">
          <w:rPr>
            <w:rStyle w:val="Hyperlink"/>
            <w:noProof/>
          </w:rPr>
          <w:t>Open issues and other prototypes</w:t>
        </w:r>
        <w:r w:rsidR="006C311E">
          <w:rPr>
            <w:noProof/>
            <w:webHidden/>
          </w:rPr>
          <w:tab/>
        </w:r>
        <w:r w:rsidR="006C311E">
          <w:rPr>
            <w:noProof/>
            <w:webHidden/>
          </w:rPr>
          <w:fldChar w:fldCharType="begin"/>
        </w:r>
        <w:r w:rsidR="006C311E">
          <w:rPr>
            <w:noProof/>
            <w:webHidden/>
          </w:rPr>
          <w:instrText xml:space="preserve"> PAGEREF _Toc384372654 \h </w:instrText>
        </w:r>
        <w:r w:rsidR="006C311E">
          <w:rPr>
            <w:noProof/>
            <w:webHidden/>
          </w:rPr>
        </w:r>
        <w:r w:rsidR="006C311E">
          <w:rPr>
            <w:noProof/>
            <w:webHidden/>
          </w:rPr>
          <w:fldChar w:fldCharType="separate"/>
        </w:r>
        <w:r w:rsidR="006C311E">
          <w:rPr>
            <w:noProof/>
            <w:webHidden/>
          </w:rPr>
          <w:t>8</w:t>
        </w:r>
        <w:r w:rsidR="006C311E">
          <w:rPr>
            <w:noProof/>
            <w:webHidden/>
          </w:rPr>
          <w:fldChar w:fldCharType="end"/>
        </w:r>
      </w:hyperlink>
    </w:p>
    <w:p w:rsidR="006C311E" w:rsidRDefault="00161941">
      <w:pPr>
        <w:pStyle w:val="TOC3"/>
        <w:tabs>
          <w:tab w:val="left" w:pos="1000"/>
        </w:tabs>
        <w:rPr>
          <w:rFonts w:asciiTheme="minorHAnsi" w:eastAsiaTheme="minorEastAsia" w:hAnsiTheme="minorHAnsi" w:cstheme="minorBidi"/>
          <w:i w:val="0"/>
          <w:noProof/>
          <w:sz w:val="22"/>
          <w:szCs w:val="22"/>
          <w:lang w:eastAsia="fr-CA"/>
        </w:rPr>
      </w:pPr>
      <w:hyperlink w:anchor="_Toc384372655" w:history="1">
        <w:r w:rsidR="006C311E" w:rsidRPr="00B139B6">
          <w:rPr>
            <w:rStyle w:val="Hyperlink"/>
            <w:noProof/>
            <w:lang w:eastAsia="fr-CA"/>
          </w:rPr>
          <w:t>3.3.1</w:t>
        </w:r>
        <w:r w:rsidR="006C311E">
          <w:rPr>
            <w:rFonts w:asciiTheme="minorHAnsi" w:eastAsiaTheme="minorEastAsia" w:hAnsiTheme="minorHAnsi" w:cstheme="minorBidi"/>
            <w:i w:val="0"/>
            <w:noProof/>
            <w:sz w:val="22"/>
            <w:szCs w:val="22"/>
            <w:lang w:eastAsia="fr-CA"/>
          </w:rPr>
          <w:tab/>
        </w:r>
        <w:r w:rsidR="006C311E" w:rsidRPr="00B139B6">
          <w:rPr>
            <w:rStyle w:val="Hyperlink"/>
            <w:noProof/>
            <w:lang w:val="en-US"/>
          </w:rPr>
          <w:t>Third prototype</w:t>
        </w:r>
        <w:r w:rsidR="006C311E">
          <w:rPr>
            <w:noProof/>
            <w:webHidden/>
          </w:rPr>
          <w:tab/>
        </w:r>
        <w:r w:rsidR="006C311E">
          <w:rPr>
            <w:noProof/>
            <w:webHidden/>
          </w:rPr>
          <w:fldChar w:fldCharType="begin"/>
        </w:r>
        <w:r w:rsidR="006C311E">
          <w:rPr>
            <w:noProof/>
            <w:webHidden/>
          </w:rPr>
          <w:instrText xml:space="preserve"> PAGEREF _Toc384372655 \h </w:instrText>
        </w:r>
        <w:r w:rsidR="006C311E">
          <w:rPr>
            <w:noProof/>
            <w:webHidden/>
          </w:rPr>
        </w:r>
        <w:r w:rsidR="006C311E">
          <w:rPr>
            <w:noProof/>
            <w:webHidden/>
          </w:rPr>
          <w:fldChar w:fldCharType="separate"/>
        </w:r>
        <w:r w:rsidR="006C311E">
          <w:rPr>
            <w:noProof/>
            <w:webHidden/>
          </w:rPr>
          <w:t>9</w:t>
        </w:r>
        <w:r w:rsidR="006C311E">
          <w:rPr>
            <w:noProof/>
            <w:webHidden/>
          </w:rPr>
          <w:fldChar w:fldCharType="end"/>
        </w:r>
      </w:hyperlink>
    </w:p>
    <w:p w:rsidR="006C311E" w:rsidRDefault="00161941">
      <w:pPr>
        <w:pStyle w:val="TOC3"/>
        <w:tabs>
          <w:tab w:val="left" w:pos="1000"/>
        </w:tabs>
        <w:rPr>
          <w:rFonts w:asciiTheme="minorHAnsi" w:eastAsiaTheme="minorEastAsia" w:hAnsiTheme="minorHAnsi" w:cstheme="minorBidi"/>
          <w:i w:val="0"/>
          <w:noProof/>
          <w:sz w:val="22"/>
          <w:szCs w:val="22"/>
          <w:lang w:eastAsia="fr-CA"/>
        </w:rPr>
      </w:pPr>
      <w:hyperlink w:anchor="_Toc384372656" w:history="1">
        <w:r w:rsidR="006C311E" w:rsidRPr="00B139B6">
          <w:rPr>
            <w:rStyle w:val="Hyperlink"/>
            <w:noProof/>
            <w:lang w:val="en-US" w:eastAsia="fr-CA"/>
          </w:rPr>
          <w:t>3.3.2</w:t>
        </w:r>
        <w:r w:rsidR="006C311E">
          <w:rPr>
            <w:rFonts w:asciiTheme="minorHAnsi" w:eastAsiaTheme="minorEastAsia" w:hAnsiTheme="minorHAnsi" w:cstheme="minorBidi"/>
            <w:i w:val="0"/>
            <w:noProof/>
            <w:sz w:val="22"/>
            <w:szCs w:val="22"/>
            <w:lang w:eastAsia="fr-CA"/>
          </w:rPr>
          <w:tab/>
        </w:r>
        <w:r w:rsidR="006C311E" w:rsidRPr="00B139B6">
          <w:rPr>
            <w:rStyle w:val="Hyperlink"/>
            <w:noProof/>
            <w:lang w:val="en-US" w:eastAsia="fr-CA"/>
          </w:rPr>
          <w:t>Fourth prototype</w:t>
        </w:r>
        <w:r w:rsidR="006C311E">
          <w:rPr>
            <w:noProof/>
            <w:webHidden/>
          </w:rPr>
          <w:tab/>
        </w:r>
        <w:r w:rsidR="006C311E">
          <w:rPr>
            <w:noProof/>
            <w:webHidden/>
          </w:rPr>
          <w:fldChar w:fldCharType="begin"/>
        </w:r>
        <w:r w:rsidR="006C311E">
          <w:rPr>
            <w:noProof/>
            <w:webHidden/>
          </w:rPr>
          <w:instrText xml:space="preserve"> PAGEREF _Toc384372656 \h </w:instrText>
        </w:r>
        <w:r w:rsidR="006C311E">
          <w:rPr>
            <w:noProof/>
            <w:webHidden/>
          </w:rPr>
        </w:r>
        <w:r w:rsidR="006C311E">
          <w:rPr>
            <w:noProof/>
            <w:webHidden/>
          </w:rPr>
          <w:fldChar w:fldCharType="separate"/>
        </w:r>
        <w:r w:rsidR="006C311E">
          <w:rPr>
            <w:noProof/>
            <w:webHidden/>
          </w:rPr>
          <w:t>9</w:t>
        </w:r>
        <w:r w:rsidR="006C311E">
          <w:rPr>
            <w:noProof/>
            <w:webHidden/>
          </w:rPr>
          <w:fldChar w:fldCharType="end"/>
        </w:r>
      </w:hyperlink>
    </w:p>
    <w:p w:rsidR="006C311E" w:rsidRDefault="00161941">
      <w:pPr>
        <w:pStyle w:val="TOC3"/>
        <w:tabs>
          <w:tab w:val="left" w:pos="1000"/>
        </w:tabs>
        <w:rPr>
          <w:rFonts w:asciiTheme="minorHAnsi" w:eastAsiaTheme="minorEastAsia" w:hAnsiTheme="minorHAnsi" w:cstheme="minorBidi"/>
          <w:i w:val="0"/>
          <w:noProof/>
          <w:sz w:val="22"/>
          <w:szCs w:val="22"/>
          <w:lang w:eastAsia="fr-CA"/>
        </w:rPr>
      </w:pPr>
      <w:hyperlink w:anchor="_Toc384372657" w:history="1">
        <w:r w:rsidR="006C311E" w:rsidRPr="00B139B6">
          <w:rPr>
            <w:rStyle w:val="Hyperlink"/>
            <w:noProof/>
            <w:lang w:val="en-US" w:eastAsia="fr-CA"/>
          </w:rPr>
          <w:t>3.3.3</w:t>
        </w:r>
        <w:r w:rsidR="006C311E">
          <w:rPr>
            <w:rFonts w:asciiTheme="minorHAnsi" w:eastAsiaTheme="minorEastAsia" w:hAnsiTheme="minorHAnsi" w:cstheme="minorBidi"/>
            <w:i w:val="0"/>
            <w:noProof/>
            <w:sz w:val="22"/>
            <w:szCs w:val="22"/>
            <w:lang w:eastAsia="fr-CA"/>
          </w:rPr>
          <w:tab/>
        </w:r>
        <w:r w:rsidR="006C311E" w:rsidRPr="00B139B6">
          <w:rPr>
            <w:rStyle w:val="Hyperlink"/>
            <w:noProof/>
            <w:lang w:val="en-US" w:eastAsia="fr-CA"/>
          </w:rPr>
          <w:t>Fifth prototype</w:t>
        </w:r>
        <w:r w:rsidR="006C311E">
          <w:rPr>
            <w:noProof/>
            <w:webHidden/>
          </w:rPr>
          <w:tab/>
        </w:r>
        <w:r w:rsidR="006C311E">
          <w:rPr>
            <w:noProof/>
            <w:webHidden/>
          </w:rPr>
          <w:fldChar w:fldCharType="begin"/>
        </w:r>
        <w:r w:rsidR="006C311E">
          <w:rPr>
            <w:noProof/>
            <w:webHidden/>
          </w:rPr>
          <w:instrText xml:space="preserve"> PAGEREF _Toc384372657 \h </w:instrText>
        </w:r>
        <w:r w:rsidR="006C311E">
          <w:rPr>
            <w:noProof/>
            <w:webHidden/>
          </w:rPr>
        </w:r>
        <w:r w:rsidR="006C311E">
          <w:rPr>
            <w:noProof/>
            <w:webHidden/>
          </w:rPr>
          <w:fldChar w:fldCharType="separate"/>
        </w:r>
        <w:r w:rsidR="006C311E">
          <w:rPr>
            <w:noProof/>
            <w:webHidden/>
          </w:rPr>
          <w:t>9</w:t>
        </w:r>
        <w:r w:rsidR="006C311E">
          <w:rPr>
            <w:noProof/>
            <w:webHidden/>
          </w:rPr>
          <w:fldChar w:fldCharType="end"/>
        </w:r>
      </w:hyperlink>
    </w:p>
    <w:p w:rsidR="006C311E" w:rsidRDefault="00161941">
      <w:pPr>
        <w:pStyle w:val="TOC1"/>
        <w:tabs>
          <w:tab w:val="left" w:pos="400"/>
        </w:tabs>
        <w:rPr>
          <w:rFonts w:asciiTheme="minorHAnsi" w:eastAsiaTheme="minorEastAsia" w:hAnsiTheme="minorHAnsi" w:cstheme="minorBidi"/>
          <w:b w:val="0"/>
          <w:caps w:val="0"/>
          <w:noProof/>
          <w:sz w:val="22"/>
          <w:szCs w:val="22"/>
          <w:lang w:eastAsia="fr-CA"/>
        </w:rPr>
      </w:pPr>
      <w:hyperlink w:anchor="_Toc384372658" w:history="1">
        <w:r w:rsidR="006C311E" w:rsidRPr="00B139B6">
          <w:rPr>
            <w:rStyle w:val="Hyperlink"/>
            <w:noProof/>
          </w:rPr>
          <w:t>4.</w:t>
        </w:r>
        <w:r w:rsidR="006C311E">
          <w:rPr>
            <w:rFonts w:asciiTheme="minorHAnsi" w:eastAsiaTheme="minorEastAsia" w:hAnsiTheme="minorHAnsi" w:cstheme="minorBidi"/>
            <w:b w:val="0"/>
            <w:caps w:val="0"/>
            <w:noProof/>
            <w:sz w:val="22"/>
            <w:szCs w:val="22"/>
            <w:lang w:eastAsia="fr-CA"/>
          </w:rPr>
          <w:tab/>
        </w:r>
        <w:r w:rsidR="006C311E" w:rsidRPr="00B139B6">
          <w:rPr>
            <w:rStyle w:val="Hyperlink"/>
            <w:noProof/>
          </w:rPr>
          <w:t>APPENDIX A: RELATED DOCUMENTS</w:t>
        </w:r>
        <w:r w:rsidR="006C311E">
          <w:rPr>
            <w:noProof/>
            <w:webHidden/>
          </w:rPr>
          <w:tab/>
        </w:r>
        <w:r w:rsidR="006C311E">
          <w:rPr>
            <w:noProof/>
            <w:webHidden/>
          </w:rPr>
          <w:fldChar w:fldCharType="begin"/>
        </w:r>
        <w:r w:rsidR="006C311E">
          <w:rPr>
            <w:noProof/>
            <w:webHidden/>
          </w:rPr>
          <w:instrText xml:space="preserve"> PAGEREF _Toc384372658 \h </w:instrText>
        </w:r>
        <w:r w:rsidR="006C311E">
          <w:rPr>
            <w:noProof/>
            <w:webHidden/>
          </w:rPr>
        </w:r>
        <w:r w:rsidR="006C311E">
          <w:rPr>
            <w:noProof/>
            <w:webHidden/>
          </w:rPr>
          <w:fldChar w:fldCharType="separate"/>
        </w:r>
        <w:r w:rsidR="006C311E">
          <w:rPr>
            <w:noProof/>
            <w:webHidden/>
          </w:rPr>
          <w:t>10</w:t>
        </w:r>
        <w:r w:rsidR="006C311E">
          <w:rPr>
            <w:noProof/>
            <w:webHidden/>
          </w:rPr>
          <w:fldChar w:fldCharType="end"/>
        </w:r>
      </w:hyperlink>
    </w:p>
    <w:p w:rsidR="0087473E" w:rsidRPr="0021721A" w:rsidRDefault="0087473E" w:rsidP="0087473E">
      <w:pPr>
        <w:pStyle w:val="TOC6"/>
        <w:rPr>
          <w:lang w:val="en-US"/>
        </w:rPr>
      </w:pPr>
      <w:r w:rsidRPr="0021721A">
        <w:rPr>
          <w:b/>
          <w:lang w:val="en-US"/>
        </w:rPr>
        <w:fldChar w:fldCharType="end"/>
      </w:r>
    </w:p>
    <w:p w:rsidR="00175E33" w:rsidRPr="0021721A" w:rsidRDefault="00175E33" w:rsidP="0087473E">
      <w:pPr>
        <w:pStyle w:val="Header"/>
        <w:tabs>
          <w:tab w:val="clear" w:pos="4320"/>
          <w:tab w:val="clear" w:pos="8640"/>
        </w:tabs>
        <w:rPr>
          <w:lang w:val="en-US"/>
        </w:rPr>
      </w:pPr>
    </w:p>
    <w:p w:rsidR="00011101" w:rsidRDefault="00011101">
      <w:pPr>
        <w:spacing w:after="0"/>
        <w:rPr>
          <w:b/>
          <w:bCs/>
          <w:sz w:val="28"/>
          <w:lang w:val="en-US"/>
        </w:rPr>
      </w:pPr>
      <w:r>
        <w:rPr>
          <w:b/>
          <w:bCs/>
          <w:sz w:val="28"/>
          <w:lang w:val="en-US"/>
        </w:rPr>
        <w:br w:type="page"/>
      </w:r>
    </w:p>
    <w:p w:rsidR="0087473E" w:rsidRPr="0021721A" w:rsidRDefault="0087473E" w:rsidP="00D64665">
      <w:pPr>
        <w:keepNext/>
        <w:keepLines/>
        <w:jc w:val="center"/>
        <w:rPr>
          <w:b/>
          <w:bCs/>
          <w:sz w:val="28"/>
          <w:lang w:val="en-US"/>
        </w:rPr>
      </w:pPr>
      <w:r w:rsidRPr="0021721A">
        <w:rPr>
          <w:b/>
          <w:bCs/>
          <w:sz w:val="28"/>
          <w:lang w:val="en-US"/>
        </w:rPr>
        <w:lastRenderedPageBreak/>
        <w:t>Table of figures</w:t>
      </w:r>
    </w:p>
    <w:p w:rsidR="0087473E" w:rsidRPr="0021721A" w:rsidRDefault="0087473E" w:rsidP="00D64665">
      <w:pPr>
        <w:keepNext/>
        <w:keepLines/>
        <w:rPr>
          <w:lang w:val="en-US"/>
        </w:rPr>
      </w:pPr>
    </w:p>
    <w:p w:rsidR="006C311E" w:rsidRDefault="002956FD">
      <w:pPr>
        <w:pStyle w:val="TableofFigures"/>
        <w:tabs>
          <w:tab w:val="right" w:leader="dot" w:pos="9510"/>
        </w:tabs>
        <w:rPr>
          <w:rFonts w:asciiTheme="minorHAnsi" w:eastAsiaTheme="minorEastAsia" w:hAnsiTheme="minorHAnsi" w:cstheme="minorBidi"/>
          <w:noProof/>
          <w:sz w:val="22"/>
          <w:szCs w:val="22"/>
        </w:rPr>
      </w:pPr>
      <w:r w:rsidRPr="0021721A">
        <w:rPr>
          <w:lang w:val="en-US"/>
        </w:rPr>
        <w:fldChar w:fldCharType="begin"/>
      </w:r>
      <w:r w:rsidRPr="0021721A">
        <w:rPr>
          <w:lang w:val="en-US"/>
        </w:rPr>
        <w:instrText xml:space="preserve"> TOC \h \z \c "Figure" </w:instrText>
      </w:r>
      <w:r w:rsidRPr="0021721A">
        <w:rPr>
          <w:lang w:val="en-US"/>
        </w:rPr>
        <w:fldChar w:fldCharType="separate"/>
      </w:r>
      <w:hyperlink w:anchor="_Toc384372659" w:history="1">
        <w:r w:rsidR="006C311E" w:rsidRPr="00230CCB">
          <w:rPr>
            <w:rStyle w:val="Hyperlink"/>
            <w:noProof/>
            <w:lang w:val="en-US"/>
          </w:rPr>
          <w:t>Figure 1 proposed hardware architecture</w:t>
        </w:r>
        <w:r w:rsidR="006C311E">
          <w:rPr>
            <w:noProof/>
            <w:webHidden/>
          </w:rPr>
          <w:tab/>
        </w:r>
        <w:r w:rsidR="006C311E">
          <w:rPr>
            <w:noProof/>
            <w:webHidden/>
          </w:rPr>
          <w:fldChar w:fldCharType="begin"/>
        </w:r>
        <w:r w:rsidR="006C311E">
          <w:rPr>
            <w:noProof/>
            <w:webHidden/>
          </w:rPr>
          <w:instrText xml:space="preserve"> PAGEREF _Toc384372659 \h </w:instrText>
        </w:r>
        <w:r w:rsidR="006C311E">
          <w:rPr>
            <w:noProof/>
            <w:webHidden/>
          </w:rPr>
        </w:r>
        <w:r w:rsidR="006C311E">
          <w:rPr>
            <w:noProof/>
            <w:webHidden/>
          </w:rPr>
          <w:fldChar w:fldCharType="separate"/>
        </w:r>
        <w:r w:rsidR="006C311E">
          <w:rPr>
            <w:noProof/>
            <w:webHidden/>
          </w:rPr>
          <w:t>5</w:t>
        </w:r>
        <w:r w:rsidR="006C311E">
          <w:rPr>
            <w:noProof/>
            <w:webHidden/>
          </w:rPr>
          <w:fldChar w:fldCharType="end"/>
        </w:r>
      </w:hyperlink>
    </w:p>
    <w:p w:rsidR="006C311E" w:rsidRDefault="00161941">
      <w:pPr>
        <w:pStyle w:val="TableofFigures"/>
        <w:tabs>
          <w:tab w:val="right" w:leader="dot" w:pos="9510"/>
        </w:tabs>
        <w:rPr>
          <w:rFonts w:asciiTheme="minorHAnsi" w:eastAsiaTheme="minorEastAsia" w:hAnsiTheme="minorHAnsi" w:cstheme="minorBidi"/>
          <w:noProof/>
          <w:sz w:val="22"/>
          <w:szCs w:val="22"/>
        </w:rPr>
      </w:pPr>
      <w:hyperlink w:anchor="_Toc384372660" w:history="1">
        <w:r w:rsidR="006C311E" w:rsidRPr="00230CCB">
          <w:rPr>
            <w:rStyle w:val="Hyperlink"/>
            <w:noProof/>
          </w:rPr>
          <w:t>Figure 2 Profinet stack architecture</w:t>
        </w:r>
        <w:r w:rsidR="006C311E">
          <w:rPr>
            <w:noProof/>
            <w:webHidden/>
          </w:rPr>
          <w:tab/>
        </w:r>
        <w:r w:rsidR="006C311E">
          <w:rPr>
            <w:noProof/>
            <w:webHidden/>
          </w:rPr>
          <w:fldChar w:fldCharType="begin"/>
        </w:r>
        <w:r w:rsidR="006C311E">
          <w:rPr>
            <w:noProof/>
            <w:webHidden/>
          </w:rPr>
          <w:instrText xml:space="preserve"> PAGEREF _Toc384372660 \h </w:instrText>
        </w:r>
        <w:r w:rsidR="006C311E">
          <w:rPr>
            <w:noProof/>
            <w:webHidden/>
          </w:rPr>
        </w:r>
        <w:r w:rsidR="006C311E">
          <w:rPr>
            <w:noProof/>
            <w:webHidden/>
          </w:rPr>
          <w:fldChar w:fldCharType="separate"/>
        </w:r>
        <w:r w:rsidR="006C311E">
          <w:rPr>
            <w:noProof/>
            <w:webHidden/>
          </w:rPr>
          <w:t>6</w:t>
        </w:r>
        <w:r w:rsidR="006C311E">
          <w:rPr>
            <w:noProof/>
            <w:webHidden/>
          </w:rPr>
          <w:fldChar w:fldCharType="end"/>
        </w:r>
      </w:hyperlink>
    </w:p>
    <w:p w:rsidR="006C311E" w:rsidRDefault="00161941">
      <w:pPr>
        <w:pStyle w:val="TableofFigures"/>
        <w:tabs>
          <w:tab w:val="right" w:leader="dot" w:pos="9510"/>
        </w:tabs>
        <w:rPr>
          <w:rFonts w:asciiTheme="minorHAnsi" w:eastAsiaTheme="minorEastAsia" w:hAnsiTheme="minorHAnsi" w:cstheme="minorBidi"/>
          <w:noProof/>
          <w:sz w:val="22"/>
          <w:szCs w:val="22"/>
        </w:rPr>
      </w:pPr>
      <w:hyperlink w:anchor="_Toc384372661" w:history="1">
        <w:r w:rsidR="006C311E" w:rsidRPr="00230CCB">
          <w:rPr>
            <w:rStyle w:val="Hyperlink"/>
            <w:noProof/>
          </w:rPr>
          <w:t>Figure 3 Memory space map</w:t>
        </w:r>
        <w:r w:rsidR="006C311E">
          <w:rPr>
            <w:noProof/>
            <w:webHidden/>
          </w:rPr>
          <w:tab/>
        </w:r>
        <w:r w:rsidR="006C311E">
          <w:rPr>
            <w:noProof/>
            <w:webHidden/>
          </w:rPr>
          <w:fldChar w:fldCharType="begin"/>
        </w:r>
        <w:r w:rsidR="006C311E">
          <w:rPr>
            <w:noProof/>
            <w:webHidden/>
          </w:rPr>
          <w:instrText xml:space="preserve"> PAGEREF _Toc384372661 \h </w:instrText>
        </w:r>
        <w:r w:rsidR="006C311E">
          <w:rPr>
            <w:noProof/>
            <w:webHidden/>
          </w:rPr>
        </w:r>
        <w:r w:rsidR="006C311E">
          <w:rPr>
            <w:noProof/>
            <w:webHidden/>
          </w:rPr>
          <w:fldChar w:fldCharType="separate"/>
        </w:r>
        <w:r w:rsidR="006C311E">
          <w:rPr>
            <w:noProof/>
            <w:webHidden/>
          </w:rPr>
          <w:t>8</w:t>
        </w:r>
        <w:r w:rsidR="006C311E">
          <w:rPr>
            <w:noProof/>
            <w:webHidden/>
          </w:rPr>
          <w:fldChar w:fldCharType="end"/>
        </w:r>
      </w:hyperlink>
    </w:p>
    <w:p w:rsidR="006C311E" w:rsidRDefault="00161941">
      <w:pPr>
        <w:pStyle w:val="TableofFigures"/>
        <w:tabs>
          <w:tab w:val="right" w:leader="dot" w:pos="9510"/>
        </w:tabs>
        <w:rPr>
          <w:rFonts w:asciiTheme="minorHAnsi" w:eastAsiaTheme="minorEastAsia" w:hAnsiTheme="minorHAnsi" w:cstheme="minorBidi"/>
          <w:noProof/>
          <w:sz w:val="22"/>
          <w:szCs w:val="22"/>
        </w:rPr>
      </w:pPr>
      <w:hyperlink w:anchor="_Toc384372662" w:history="1">
        <w:r w:rsidR="006C311E" w:rsidRPr="00230CCB">
          <w:rPr>
            <w:rStyle w:val="Hyperlink"/>
            <w:noProof/>
          </w:rPr>
          <w:t>Figure 4 Real-Time part of the stack</w:t>
        </w:r>
        <w:r w:rsidR="006C311E">
          <w:rPr>
            <w:noProof/>
            <w:webHidden/>
          </w:rPr>
          <w:tab/>
        </w:r>
        <w:r w:rsidR="006C311E">
          <w:rPr>
            <w:noProof/>
            <w:webHidden/>
          </w:rPr>
          <w:fldChar w:fldCharType="begin"/>
        </w:r>
        <w:r w:rsidR="006C311E">
          <w:rPr>
            <w:noProof/>
            <w:webHidden/>
          </w:rPr>
          <w:instrText xml:space="preserve"> PAGEREF _Toc384372662 \h </w:instrText>
        </w:r>
        <w:r w:rsidR="006C311E">
          <w:rPr>
            <w:noProof/>
            <w:webHidden/>
          </w:rPr>
        </w:r>
        <w:r w:rsidR="006C311E">
          <w:rPr>
            <w:noProof/>
            <w:webHidden/>
          </w:rPr>
          <w:fldChar w:fldCharType="separate"/>
        </w:r>
        <w:r w:rsidR="006C311E">
          <w:rPr>
            <w:noProof/>
            <w:webHidden/>
          </w:rPr>
          <w:t>9</w:t>
        </w:r>
        <w:r w:rsidR="006C311E">
          <w:rPr>
            <w:noProof/>
            <w:webHidden/>
          </w:rPr>
          <w:fldChar w:fldCharType="end"/>
        </w:r>
      </w:hyperlink>
    </w:p>
    <w:p w:rsidR="00D64665" w:rsidRDefault="002956FD" w:rsidP="00D64665">
      <w:pPr>
        <w:rPr>
          <w:lang w:val="en-US"/>
        </w:rPr>
      </w:pPr>
      <w:r w:rsidRPr="0021721A">
        <w:rPr>
          <w:lang w:val="en-US"/>
        </w:rPr>
        <w:fldChar w:fldCharType="end"/>
      </w:r>
      <w:r w:rsidR="00B04140" w:rsidRPr="0021721A">
        <w:rPr>
          <w:lang w:val="en-US"/>
        </w:rPr>
        <w:br w:type="page"/>
      </w:r>
      <w:bookmarkStart w:id="7" w:name="_Toc260297548"/>
    </w:p>
    <w:p w:rsidR="0087473E" w:rsidRPr="0021721A" w:rsidRDefault="0087473E" w:rsidP="00D64665">
      <w:pPr>
        <w:pStyle w:val="Heading1"/>
      </w:pPr>
      <w:bookmarkStart w:id="8" w:name="_Toc384372646"/>
      <w:r w:rsidRPr="0021721A">
        <w:lastRenderedPageBreak/>
        <w:t>Introduction</w:t>
      </w:r>
      <w:bookmarkEnd w:id="7"/>
      <w:bookmarkEnd w:id="8"/>
    </w:p>
    <w:p w:rsidR="0087473E" w:rsidRPr="0021721A" w:rsidRDefault="0087473E" w:rsidP="0087473E">
      <w:pPr>
        <w:rPr>
          <w:lang w:val="en-US"/>
        </w:rPr>
      </w:pPr>
    </w:p>
    <w:p w:rsidR="0087473E" w:rsidRDefault="00546A7E" w:rsidP="0087473E">
      <w:pPr>
        <w:rPr>
          <w:lang w:val="en-US"/>
        </w:rPr>
      </w:pPr>
      <w:r>
        <w:rPr>
          <w:lang w:val="en-US"/>
        </w:rPr>
        <w:t xml:space="preserve">The goal of this specification is to expose the design of a FPGA that will be used to implement </w:t>
      </w:r>
      <w:proofErr w:type="spellStart"/>
      <w:r w:rsidR="00D64665">
        <w:rPr>
          <w:lang w:val="en-US"/>
        </w:rPr>
        <w:t>Profinet</w:t>
      </w:r>
      <w:proofErr w:type="spellEnd"/>
      <w:r w:rsidR="00D64665">
        <w:rPr>
          <w:lang w:val="en-US"/>
        </w:rPr>
        <w:t xml:space="preserve"> acceleration through FPGA</w:t>
      </w:r>
      <w:r w:rsidR="007D5FD4">
        <w:rPr>
          <w:lang w:val="en-US"/>
        </w:rPr>
        <w:t>.  We want to use that technology on Iris3 camera design and 4Sight-GPM Atom version.</w:t>
      </w:r>
    </w:p>
    <w:p w:rsidR="007D5FD4" w:rsidRDefault="007D5FD4" w:rsidP="007D5FD4">
      <w:pPr>
        <w:pStyle w:val="Heading2"/>
      </w:pPr>
      <w:bookmarkStart w:id="9" w:name="_Toc384372647"/>
      <w:r>
        <w:t>The problem</w:t>
      </w:r>
      <w:bookmarkEnd w:id="9"/>
    </w:p>
    <w:p w:rsidR="00C6623C" w:rsidRDefault="00820EB7" w:rsidP="00820EB7">
      <w:pPr>
        <w:rPr>
          <w:lang w:val="en-US"/>
        </w:rPr>
      </w:pPr>
      <w:r>
        <w:rPr>
          <w:lang w:val="en-US"/>
        </w:rPr>
        <w:t xml:space="preserve">The main problem found in previous implementation of the </w:t>
      </w:r>
      <w:proofErr w:type="spellStart"/>
      <w:r>
        <w:rPr>
          <w:lang w:val="en-US"/>
        </w:rPr>
        <w:t>Profinet</w:t>
      </w:r>
      <w:proofErr w:type="spellEnd"/>
      <w:r>
        <w:rPr>
          <w:lang w:val="en-US"/>
        </w:rPr>
        <w:t xml:space="preserve"> protocol over Iris GT or 4Sight GP is related to the timing of packet transmission.  </w:t>
      </w:r>
      <w:proofErr w:type="spellStart"/>
      <w:r>
        <w:rPr>
          <w:lang w:val="en-US"/>
        </w:rPr>
        <w:t>Profinet</w:t>
      </w:r>
      <w:proofErr w:type="spellEnd"/>
      <w:r>
        <w:rPr>
          <w:lang w:val="en-US"/>
        </w:rPr>
        <w:t xml:space="preserve"> requires</w:t>
      </w:r>
      <w:r w:rsidR="00F66B4E">
        <w:rPr>
          <w:lang w:val="en-US"/>
        </w:rPr>
        <w:t xml:space="preserve"> real-time transmission of data.  When the </w:t>
      </w:r>
      <w:proofErr w:type="spellStart"/>
      <w:r w:rsidR="00F66B4E">
        <w:rPr>
          <w:lang w:val="en-US"/>
        </w:rPr>
        <w:t>Profinet</w:t>
      </w:r>
      <w:proofErr w:type="spellEnd"/>
      <w:r w:rsidR="00F66B4E">
        <w:rPr>
          <w:lang w:val="en-US"/>
        </w:rPr>
        <w:t xml:space="preserve"> stack run on top of a Windows operating system, it becomes difficult to support the transmission of real-time traffic and it is impossible to guarantee that all deadlines will be met.</w:t>
      </w:r>
      <w:r w:rsidR="00C6623C">
        <w:rPr>
          <w:lang w:val="en-US"/>
        </w:rPr>
        <w:t xml:space="preserve"> </w:t>
      </w:r>
    </w:p>
    <w:p w:rsidR="00C6623C" w:rsidRDefault="00C6623C" w:rsidP="00820EB7">
      <w:pPr>
        <w:rPr>
          <w:lang w:val="en-US"/>
        </w:rPr>
      </w:pPr>
    </w:p>
    <w:p w:rsidR="00820EB7" w:rsidRDefault="00C6623C" w:rsidP="00820EB7">
      <w:pPr>
        <w:rPr>
          <w:lang w:val="en-US"/>
        </w:rPr>
      </w:pPr>
      <w:r>
        <w:rPr>
          <w:lang w:val="en-US"/>
        </w:rPr>
        <w:t xml:space="preserve">We want to solve that problem by offloading the real-time part of the </w:t>
      </w:r>
      <w:proofErr w:type="spellStart"/>
      <w:r>
        <w:rPr>
          <w:lang w:val="en-US"/>
        </w:rPr>
        <w:t>Profinet</w:t>
      </w:r>
      <w:proofErr w:type="spellEnd"/>
      <w:r>
        <w:rPr>
          <w:lang w:val="en-US"/>
        </w:rPr>
        <w:t xml:space="preserve"> protocol stack to a dedicated processor in an FPGA.  That processor will have privileged access to the Ethernet port.</w:t>
      </w:r>
    </w:p>
    <w:p w:rsidR="0087473E" w:rsidRDefault="00C63493" w:rsidP="004131AB">
      <w:pPr>
        <w:pStyle w:val="Heading1"/>
      </w:pPr>
      <w:bookmarkStart w:id="10" w:name="_Toc260297552"/>
      <w:bookmarkStart w:id="11" w:name="_Toc384372648"/>
      <w:r w:rsidRPr="0021721A">
        <w:t xml:space="preserve">Block </w:t>
      </w:r>
      <w:r w:rsidR="0087473E" w:rsidRPr="0021721A">
        <w:t>Diagram</w:t>
      </w:r>
      <w:bookmarkEnd w:id="10"/>
      <w:bookmarkEnd w:id="11"/>
    </w:p>
    <w:p w:rsidR="00B65333" w:rsidRPr="00B65333" w:rsidRDefault="00B65333" w:rsidP="00B65333">
      <w:pPr>
        <w:rPr>
          <w:lang w:val="en-US"/>
        </w:rPr>
      </w:pPr>
      <w:r>
        <w:rPr>
          <w:lang w:val="en-US"/>
        </w:rPr>
        <w:t>The following figure shows the hardware architecture of the proposed solution:</w:t>
      </w:r>
    </w:p>
    <w:p w:rsidR="00983E69" w:rsidRPr="0021721A" w:rsidRDefault="0070509B" w:rsidP="00983E69">
      <w:pPr>
        <w:keepNext/>
        <w:jc w:val="both"/>
        <w:rPr>
          <w:lang w:val="en-US"/>
        </w:rPr>
      </w:pPr>
      <w:r>
        <w:rPr>
          <w:noProof/>
          <w:lang w:eastAsia="fr-CA"/>
        </w:rPr>
        <mc:AlternateContent>
          <mc:Choice Requires="wpc">
            <w:drawing>
              <wp:inline distT="0" distB="0" distL="0" distR="0" wp14:anchorId="1F19DFBC" wp14:editId="3EA8F56E">
                <wp:extent cx="6042713" cy="4623154"/>
                <wp:effectExtent l="0" t="0" r="15240" b="44450"/>
                <wp:docPr id="32"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Rectangle 24"/>
                        <wps:cNvSpPr>
                          <a:spLocks noChangeArrowheads="1"/>
                        </wps:cNvSpPr>
                        <wps:spPr bwMode="auto">
                          <a:xfrm>
                            <a:off x="3919771" y="1207652"/>
                            <a:ext cx="2122890" cy="261976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4665" w:rsidRDefault="00D64665" w:rsidP="00B131A2">
                              <w:pPr>
                                <w:jc w:val="center"/>
                                <w:rPr>
                                  <w:lang w:val="en-CA"/>
                                </w:rPr>
                              </w:pPr>
                            </w:p>
                            <w:p w:rsidR="00D64665" w:rsidRDefault="00D64665" w:rsidP="00B131A2">
                              <w:pPr>
                                <w:jc w:val="center"/>
                                <w:rPr>
                                  <w:lang w:val="en-CA"/>
                                </w:rPr>
                              </w:pPr>
                            </w:p>
                            <w:p w:rsidR="00D64665" w:rsidRDefault="00D64665" w:rsidP="00B131A2">
                              <w:pPr>
                                <w:jc w:val="center"/>
                                <w:rPr>
                                  <w:lang w:val="en-CA"/>
                                </w:rPr>
                              </w:pPr>
                            </w:p>
                          </w:txbxContent>
                        </wps:txbx>
                        <wps:bodyPr rot="0" vert="horz" wrap="square" lIns="91440" tIns="45720" rIns="91440" bIns="45720" anchor="t" anchorCtr="0" upright="1">
                          <a:noAutofit/>
                        </wps:bodyPr>
                      </wps:wsp>
                      <wps:wsp>
                        <wps:cNvPr id="95" name="Rectangle 38"/>
                        <wps:cNvSpPr>
                          <a:spLocks noChangeArrowheads="1"/>
                        </wps:cNvSpPr>
                        <wps:spPr bwMode="auto">
                          <a:xfrm>
                            <a:off x="3919737" y="2147072"/>
                            <a:ext cx="2122867" cy="167880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4665" w:rsidRDefault="00D64665" w:rsidP="00B131A2">
                              <w:pPr>
                                <w:jc w:val="center"/>
                                <w:rPr>
                                  <w:lang w:val="en-CA"/>
                                </w:rPr>
                              </w:pPr>
                            </w:p>
                            <w:p w:rsidR="00D64665" w:rsidRDefault="00B65333" w:rsidP="00B131A2">
                              <w:pPr>
                                <w:jc w:val="center"/>
                                <w:rPr>
                                  <w:lang w:val="en-CA"/>
                                </w:rPr>
                              </w:pPr>
                              <w:r>
                                <w:rPr>
                                  <w:lang w:val="en-CA"/>
                                </w:rPr>
                                <w:t>Microprocessor</w:t>
                              </w:r>
                            </w:p>
                            <w:p w:rsidR="00B65333" w:rsidRPr="00075CDC" w:rsidRDefault="00B65333" w:rsidP="00B65333">
                              <w:pPr>
                                <w:jc w:val="center"/>
                                <w:rPr>
                                  <w:lang w:val="en-CA"/>
                                </w:rPr>
                              </w:pPr>
                            </w:p>
                            <w:p w:rsidR="00B65333" w:rsidRPr="00075CDC" w:rsidRDefault="00B65333" w:rsidP="00B65333">
                              <w:pPr>
                                <w:jc w:val="center"/>
                                <w:rPr>
                                  <w:lang w:val="en-CA"/>
                                </w:rPr>
                              </w:pPr>
                            </w:p>
                          </w:txbxContent>
                        </wps:txbx>
                        <wps:bodyPr rot="0" vert="horz" wrap="square" lIns="91440" tIns="45720" rIns="91440" bIns="45720" anchor="t" anchorCtr="0" upright="1">
                          <a:noAutofit/>
                        </wps:bodyPr>
                      </wps:wsp>
                      <wps:wsp>
                        <wps:cNvPr id="86" name="AutoShape 22"/>
                        <wps:cNvSpPr>
                          <a:spLocks noChangeArrowheads="1"/>
                        </wps:cNvSpPr>
                        <wps:spPr bwMode="auto">
                          <a:xfrm rot="16200000">
                            <a:off x="4492641" y="533369"/>
                            <a:ext cx="979251" cy="356046"/>
                          </a:xfrm>
                          <a:prstGeom prst="leftRightArrow">
                            <a:avLst>
                              <a:gd name="adj1" fmla="val 50000"/>
                              <a:gd name="adj2" fmla="val 276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4665" w:rsidRDefault="00B65333" w:rsidP="00B131A2">
                              <w:pPr>
                                <w:rPr>
                                  <w:lang w:val="en-CA"/>
                                </w:rPr>
                              </w:pPr>
                              <w:r>
                                <w:rPr>
                                  <w:lang w:val="en-CA"/>
                                </w:rPr>
                                <w:t>B</w:t>
                              </w:r>
                            </w:p>
                            <w:p w:rsidR="00B65333" w:rsidRDefault="00B65333" w:rsidP="00B131A2">
                              <w:pPr>
                                <w:rPr>
                                  <w:lang w:val="en-CA"/>
                                </w:rPr>
                              </w:pPr>
                              <w:r>
                                <w:rPr>
                                  <w:lang w:val="en-CA"/>
                                </w:rPr>
                                <w:t>U</w:t>
                              </w:r>
                            </w:p>
                            <w:p w:rsidR="00B65333" w:rsidRDefault="00B65333" w:rsidP="00B131A2">
                              <w:pPr>
                                <w:rPr>
                                  <w:lang w:val="en-CA"/>
                                </w:rPr>
                              </w:pPr>
                              <w:r>
                                <w:rPr>
                                  <w:lang w:val="en-CA"/>
                                </w:rPr>
                                <w:t>S</w:t>
                              </w:r>
                            </w:p>
                            <w:p w:rsidR="00B65333" w:rsidRPr="00112C65" w:rsidRDefault="00B65333" w:rsidP="00B131A2">
                              <w:pPr>
                                <w:rPr>
                                  <w:lang w:val="en-CA"/>
                                </w:rPr>
                              </w:pPr>
                            </w:p>
                          </w:txbxContent>
                        </wps:txbx>
                        <wps:bodyPr rot="0" vert="horz" wrap="square" lIns="91440" tIns="45720" rIns="91440" bIns="45720" anchor="t" anchorCtr="0" upright="1">
                          <a:noAutofit/>
                        </wps:bodyPr>
                      </wps:wsp>
                      <wps:wsp>
                        <wps:cNvPr id="91" name="Rectangle 25"/>
                        <wps:cNvSpPr>
                          <a:spLocks noChangeArrowheads="1"/>
                        </wps:cNvSpPr>
                        <wps:spPr bwMode="auto">
                          <a:xfrm>
                            <a:off x="3919530" y="2985605"/>
                            <a:ext cx="607709" cy="84070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4665" w:rsidRDefault="00D64665" w:rsidP="00B131A2">
                              <w:pPr>
                                <w:jc w:val="center"/>
                                <w:rPr>
                                  <w:lang w:val="en-CA"/>
                                </w:rPr>
                              </w:pPr>
                            </w:p>
                            <w:p w:rsidR="00D64665" w:rsidRDefault="00B65333" w:rsidP="00B131A2">
                              <w:pPr>
                                <w:jc w:val="center"/>
                                <w:rPr>
                                  <w:lang w:val="en-CA"/>
                                </w:rPr>
                              </w:pPr>
                              <w:r>
                                <w:rPr>
                                  <w:lang w:val="en-CA"/>
                                </w:rPr>
                                <w:t>MAC</w:t>
                              </w:r>
                            </w:p>
                            <w:p w:rsidR="00B65333" w:rsidRPr="00075CDC" w:rsidRDefault="00B65333" w:rsidP="00B131A2">
                              <w:pPr>
                                <w:jc w:val="center"/>
                                <w:rPr>
                                  <w:lang w:val="en-CA"/>
                                </w:rPr>
                              </w:pPr>
                              <w:r>
                                <w:rPr>
                                  <w:lang w:val="en-CA"/>
                                </w:rPr>
                                <w:t>(</w:t>
                              </w:r>
                              <w:proofErr w:type="spellStart"/>
                              <w:proofErr w:type="gramStart"/>
                              <w:r>
                                <w:rPr>
                                  <w:lang w:val="en-CA"/>
                                </w:rPr>
                                <w:t>rmii</w:t>
                              </w:r>
                              <w:proofErr w:type="spellEnd"/>
                              <w:proofErr w:type="gramEnd"/>
                              <w:r>
                                <w:rPr>
                                  <w:lang w:val="en-CA"/>
                                </w:rPr>
                                <w:t>)</w:t>
                              </w:r>
                            </w:p>
                          </w:txbxContent>
                        </wps:txbx>
                        <wps:bodyPr rot="0" vert="horz" wrap="square" lIns="91440" tIns="45720" rIns="91440" bIns="45720" anchor="t" anchorCtr="0" upright="1">
                          <a:noAutofit/>
                        </wps:bodyPr>
                      </wps:wsp>
                      <wps:wsp>
                        <wps:cNvPr id="92" name="Rectangle 26"/>
                        <wps:cNvSpPr>
                          <a:spLocks noChangeArrowheads="1"/>
                        </wps:cNvSpPr>
                        <wps:spPr bwMode="auto">
                          <a:xfrm>
                            <a:off x="3919463" y="1207648"/>
                            <a:ext cx="2123054" cy="9391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4665" w:rsidRDefault="00D64665" w:rsidP="00B131A2">
                              <w:pPr>
                                <w:jc w:val="center"/>
                                <w:rPr>
                                  <w:lang w:val="en-CA"/>
                                </w:rPr>
                              </w:pPr>
                            </w:p>
                            <w:p w:rsidR="00D64665" w:rsidRDefault="00B65333" w:rsidP="00B65333">
                              <w:pPr>
                                <w:rPr>
                                  <w:lang w:val="en-CA"/>
                                </w:rPr>
                              </w:pPr>
                              <w:r>
                                <w:rPr>
                                  <w:lang w:val="en-CA"/>
                                </w:rPr>
                                <w:t>Host Interface</w:t>
                              </w:r>
                            </w:p>
                            <w:p w:rsidR="00B65333" w:rsidRPr="00075CDC" w:rsidRDefault="00B65333" w:rsidP="00B65333">
                              <w:pPr>
                                <w:rPr>
                                  <w:lang w:val="en-CA"/>
                                </w:rPr>
                              </w:pPr>
                            </w:p>
                          </w:txbxContent>
                        </wps:txbx>
                        <wps:bodyPr rot="0" vert="horz" wrap="square" lIns="91440" tIns="45720" rIns="91440" bIns="45720" anchor="t" anchorCtr="0" upright="1">
                          <a:noAutofit/>
                        </wps:bodyPr>
                      </wps:wsp>
                      <pic:pic xmlns:pic="http://schemas.openxmlformats.org/drawingml/2006/picture">
                        <pic:nvPicPr>
                          <pic:cNvPr id="22" name="Picture 22"/>
                          <pic:cNvPicPr>
                            <a:picLocks noChangeAspect="1"/>
                          </pic:cNvPicPr>
                        </pic:nvPicPr>
                        <pic:blipFill>
                          <a:blip r:embed="rId10"/>
                          <a:stretch>
                            <a:fillRect/>
                          </a:stretch>
                        </pic:blipFill>
                        <pic:spPr>
                          <a:xfrm>
                            <a:off x="0" y="1207901"/>
                            <a:ext cx="3089764" cy="2621705"/>
                          </a:xfrm>
                          <a:prstGeom prst="rect">
                            <a:avLst/>
                          </a:prstGeom>
                        </pic:spPr>
                      </pic:pic>
                      <wps:wsp>
                        <wps:cNvPr id="82" name="AutoShape 22"/>
                        <wps:cNvSpPr>
                          <a:spLocks noChangeArrowheads="1"/>
                        </wps:cNvSpPr>
                        <wps:spPr bwMode="auto">
                          <a:xfrm rot="5400000">
                            <a:off x="93722" y="470166"/>
                            <a:ext cx="1031182" cy="443922"/>
                          </a:xfrm>
                          <a:prstGeom prst="leftRightArrow">
                            <a:avLst>
                              <a:gd name="adj1" fmla="val 50000"/>
                              <a:gd name="adj2" fmla="val 276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P</w:t>
                              </w:r>
                            </w:p>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C</w:t>
                              </w:r>
                            </w:p>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I</w:t>
                              </w:r>
                            </w:p>
                            <w:p w:rsidR="00B65333" w:rsidRDefault="00B65333" w:rsidP="00B65333">
                              <w:pPr>
                                <w:pStyle w:val="NormalWeb"/>
                                <w:spacing w:before="0" w:beforeAutospacing="0" w:after="60" w:afterAutospacing="0"/>
                                <w:jc w:val="center"/>
                              </w:pPr>
                              <w:proofErr w:type="gramStart"/>
                              <w:r>
                                <w:rPr>
                                  <w:rFonts w:eastAsia="Times New Roman"/>
                                  <w:sz w:val="20"/>
                                  <w:szCs w:val="20"/>
                                  <w:lang w:val="en-CA"/>
                                </w:rPr>
                                <w:t>e</w:t>
                              </w:r>
                              <w:proofErr w:type="gramEnd"/>
                            </w:p>
                          </w:txbxContent>
                        </wps:txbx>
                        <wps:bodyPr rot="0" vert="horz" wrap="square" lIns="91440" tIns="45720" rIns="91440" bIns="45720" anchor="t" anchorCtr="0" upright="1">
                          <a:noAutofit/>
                        </wps:bodyPr>
                      </wps:wsp>
                      <wps:wsp>
                        <wps:cNvPr id="96" name="AutoShape 22"/>
                        <wps:cNvSpPr>
                          <a:spLocks noChangeArrowheads="1"/>
                        </wps:cNvSpPr>
                        <wps:spPr bwMode="auto">
                          <a:xfrm>
                            <a:off x="2359535" y="3022098"/>
                            <a:ext cx="1560131" cy="564515"/>
                          </a:xfrm>
                          <a:prstGeom prst="leftRightArrow">
                            <a:avLst>
                              <a:gd name="adj1" fmla="val 50000"/>
                              <a:gd name="adj2" fmla="val 276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65333" w:rsidRDefault="00B65333" w:rsidP="00B65333">
                              <w:pPr>
                                <w:pStyle w:val="NormalWeb"/>
                                <w:spacing w:before="0" w:beforeAutospacing="0" w:after="60" w:afterAutospacing="0"/>
                              </w:pPr>
                              <w:r>
                                <w:rPr>
                                  <w:rFonts w:eastAsia="Times New Roman"/>
                                  <w:sz w:val="20"/>
                                  <w:szCs w:val="20"/>
                                  <w:lang w:val="en-CA"/>
                                </w:rPr>
                                <w:t>NCSI</w:t>
                              </w:r>
                              <w:r w:rsidR="00B14296">
                                <w:rPr>
                                  <w:rFonts w:eastAsia="Times New Roman"/>
                                  <w:sz w:val="20"/>
                                  <w:szCs w:val="20"/>
                                  <w:lang w:val="en-CA"/>
                                </w:rPr>
                                <w:t xml:space="preserve"> (100Mb)</w:t>
                              </w:r>
                            </w:p>
                          </w:txbxContent>
                        </wps:txbx>
                        <wps:bodyPr rot="0" vert="horz" wrap="square" lIns="91440" tIns="45720" rIns="91440" bIns="45720" anchor="t" anchorCtr="0" upright="1">
                          <a:noAutofit/>
                        </wps:bodyPr>
                      </wps:wsp>
                      <wps:wsp>
                        <wps:cNvPr id="97" name="Rectangle 97"/>
                        <wps:cNvSpPr>
                          <a:spLocks noChangeArrowheads="1"/>
                        </wps:cNvSpPr>
                        <wps:spPr bwMode="auto">
                          <a:xfrm>
                            <a:off x="2" y="3586092"/>
                            <a:ext cx="530733" cy="23820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65333" w:rsidRDefault="00B65333" w:rsidP="00B65333">
                              <w:pPr>
                                <w:pStyle w:val="NormalWeb"/>
                                <w:spacing w:before="0" w:beforeAutospacing="0" w:after="60" w:afterAutospacing="0"/>
                                <w:jc w:val="center"/>
                              </w:pPr>
                              <w:r>
                                <w:rPr>
                                  <w:rFonts w:eastAsia="Times New Roman"/>
                                  <w:sz w:val="20"/>
                                  <w:szCs w:val="20"/>
                                  <w:lang w:val="en-CA"/>
                                </w:rPr>
                                <w:t> </w:t>
                              </w:r>
                              <w:ins w:id="12" w:author="Jean-Francois Larin" w:date="2014-04-04T13:11:00Z">
                                <w:r w:rsidR="00F621EF">
                                  <w:rPr>
                                    <w:rFonts w:eastAsia="Times New Roman"/>
                                    <w:sz w:val="20"/>
                                    <w:szCs w:val="20"/>
                                    <w:lang w:val="en-CA"/>
                                  </w:rPr>
                                  <w:t>i21</w:t>
                                </w:r>
                                <w:r w:rsidR="00F621EF">
                                  <w:rPr>
                                    <w:rFonts w:eastAsia="Times New Roman"/>
                                    <w:sz w:val="20"/>
                                    <w:szCs w:val="20"/>
                                    <w:lang w:val="en-CA"/>
                                  </w:rPr>
                                  <w:t>0</w:t>
                                </w:r>
                              </w:ins>
                            </w:p>
                            <w:p w:rsidR="00B65333" w:rsidRDefault="00B65333" w:rsidP="00B65333">
                              <w:pPr>
                                <w:pStyle w:val="NormalWeb"/>
                                <w:spacing w:before="0" w:beforeAutospacing="0" w:after="60" w:afterAutospacing="0"/>
                              </w:pPr>
                              <w:r>
                                <w:rPr>
                                  <w:rFonts w:eastAsia="Times New Roman"/>
                                  <w:sz w:val="20"/>
                                  <w:szCs w:val="20"/>
                                  <w:lang w:val="en-CA"/>
                                </w:rPr>
                                <w:t> </w:t>
                              </w:r>
                            </w:p>
                          </w:txbxContent>
                        </wps:txbx>
                        <wps:bodyPr rot="0" vert="horz" wrap="square" lIns="91440" tIns="45720" rIns="91440" bIns="45720" anchor="t" anchorCtr="0" upright="1">
                          <a:noAutofit/>
                        </wps:bodyPr>
                      </wps:wsp>
                      <wps:wsp>
                        <wps:cNvPr id="98" name="AutoShape 22"/>
                        <wps:cNvSpPr>
                          <a:spLocks noChangeArrowheads="1"/>
                        </wps:cNvSpPr>
                        <wps:spPr bwMode="auto">
                          <a:xfrm rot="5400000">
                            <a:off x="967153" y="4007338"/>
                            <a:ext cx="800598" cy="443865"/>
                          </a:xfrm>
                          <a:prstGeom prst="leftRightArrow">
                            <a:avLst>
                              <a:gd name="adj1" fmla="val 50000"/>
                              <a:gd name="adj2" fmla="val 2760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14296" w:rsidRDefault="00B14296" w:rsidP="00B14296">
                              <w:pPr>
                                <w:pStyle w:val="NormalWeb"/>
                                <w:spacing w:before="0" w:beforeAutospacing="0" w:after="60" w:afterAutospacing="0"/>
                                <w:jc w:val="center"/>
                              </w:pPr>
                              <w:proofErr w:type="spellStart"/>
                              <w:r>
                                <w:rPr>
                                  <w:rFonts w:eastAsia="Times New Roman"/>
                                  <w:sz w:val="20"/>
                                  <w:szCs w:val="20"/>
                                  <w:lang w:val="en-CA"/>
                                </w:rPr>
                                <w:t>GbE</w:t>
                              </w:r>
                              <w:proofErr w:type="spellEnd"/>
                            </w:p>
                          </w:txbxContent>
                        </wps:txbx>
                        <wps:bodyPr rot="0" vert="horz" wrap="square" lIns="91440" tIns="45720" rIns="91440" bIns="45720" anchor="t" anchorCtr="0" upright="1">
                          <a:noAutofit/>
                        </wps:bodyPr>
                      </wps:wsp>
                    </wpc:wpc>
                  </a:graphicData>
                </a:graphic>
              </wp:inline>
            </w:drawing>
          </mc:Choice>
          <mc:Fallback>
            <w:pict>
              <v:group id="Canvas 19" o:spid="_x0000_s1027" editas="canvas" style="width:475.8pt;height:364.05pt;mso-position-horizontal-relative:char;mso-position-vertical-relative:line" coordsize="60426,46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426;height:46228;visibility:visible;mso-wrap-style:square">
                  <v:fill o:detectmouseclick="t"/>
                  <v:path o:connecttype="none"/>
                </v:shape>
                <v:rect id="Rectangle 24" o:spid="_x0000_s1029" style="position:absolute;left:39197;top:12076;width:21229;height:2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D64665" w:rsidRDefault="00D64665" w:rsidP="00B131A2">
                        <w:pPr>
                          <w:jc w:val="center"/>
                          <w:rPr>
                            <w:lang w:val="en-CA"/>
                          </w:rPr>
                        </w:pPr>
                      </w:p>
                      <w:p w:rsidR="00D64665" w:rsidRDefault="00D64665" w:rsidP="00B131A2">
                        <w:pPr>
                          <w:jc w:val="center"/>
                          <w:rPr>
                            <w:lang w:val="en-CA"/>
                          </w:rPr>
                        </w:pPr>
                      </w:p>
                      <w:p w:rsidR="00D64665" w:rsidRDefault="00D64665" w:rsidP="00B131A2">
                        <w:pPr>
                          <w:jc w:val="center"/>
                          <w:rPr>
                            <w:lang w:val="en-CA"/>
                          </w:rPr>
                        </w:pPr>
                      </w:p>
                    </w:txbxContent>
                  </v:textbox>
                </v:rect>
                <v:rect id="Rectangle 38" o:spid="_x0000_s1030" style="position:absolute;left:39197;top:21470;width:21229;height:16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D64665" w:rsidRDefault="00D64665" w:rsidP="00B131A2">
                        <w:pPr>
                          <w:jc w:val="center"/>
                          <w:rPr>
                            <w:lang w:val="en-CA"/>
                          </w:rPr>
                        </w:pPr>
                      </w:p>
                      <w:p w:rsidR="00D64665" w:rsidRDefault="00B65333" w:rsidP="00B131A2">
                        <w:pPr>
                          <w:jc w:val="center"/>
                          <w:rPr>
                            <w:lang w:val="en-CA"/>
                          </w:rPr>
                        </w:pPr>
                        <w:r>
                          <w:rPr>
                            <w:lang w:val="en-CA"/>
                          </w:rPr>
                          <w:t>Microprocessor</w:t>
                        </w:r>
                      </w:p>
                      <w:p w:rsidR="00B65333" w:rsidRPr="00075CDC" w:rsidRDefault="00B65333" w:rsidP="00B65333">
                        <w:pPr>
                          <w:jc w:val="center"/>
                          <w:rPr>
                            <w:lang w:val="en-CA"/>
                          </w:rPr>
                        </w:pPr>
                      </w:p>
                      <w:p w:rsidR="00B65333" w:rsidRPr="00075CDC" w:rsidRDefault="00B65333" w:rsidP="00B65333">
                        <w:pPr>
                          <w:jc w:val="center"/>
                          <w:rPr>
                            <w:lang w:val="en-CA"/>
                          </w:rPr>
                        </w:pP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2" o:spid="_x0000_s1031" type="#_x0000_t69" style="position:absolute;left:44925;top:5334;width:9793;height:35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h1cUA&#10;AADbAAAADwAAAGRycy9kb3ducmV2LnhtbESPQWvCQBSE7wX/w/IEL0U3SgkSXaUIiqW9VAt6fGaf&#10;m9js25Bdk/TfdwtCj8PMfMMs172tREuNLx0rmE4SEMS50yUbBV/H7XgOwgdkjZVjUvBDHtarwdMS&#10;M+06/qT2EIyIEPYZKihCqDMpfV6QRT9xNXH0rq6xGKJsjNQNdhFuKzlLklRaLDkuFFjTpqD8+3C3&#10;CrapacuP8/X0ctndjs/VW/fu7kap0bB/XYAI1If/8KO91wr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mHVxQAAANsAAAAPAAAAAAAAAAAAAAAAAJgCAABkcnMv&#10;ZG93bnJldi54bWxQSwUGAAAAAAQABAD1AAAAigMAAAAA&#10;" adj="2168">
                  <v:textbox>
                    <w:txbxContent>
                      <w:p w:rsidR="00D64665" w:rsidRDefault="00B65333" w:rsidP="00B131A2">
                        <w:pPr>
                          <w:rPr>
                            <w:lang w:val="en-CA"/>
                          </w:rPr>
                        </w:pPr>
                        <w:r>
                          <w:rPr>
                            <w:lang w:val="en-CA"/>
                          </w:rPr>
                          <w:t>B</w:t>
                        </w:r>
                      </w:p>
                      <w:p w:rsidR="00B65333" w:rsidRDefault="00B65333" w:rsidP="00B131A2">
                        <w:pPr>
                          <w:rPr>
                            <w:lang w:val="en-CA"/>
                          </w:rPr>
                        </w:pPr>
                        <w:r>
                          <w:rPr>
                            <w:lang w:val="en-CA"/>
                          </w:rPr>
                          <w:t>U</w:t>
                        </w:r>
                      </w:p>
                      <w:p w:rsidR="00B65333" w:rsidRDefault="00B65333" w:rsidP="00B131A2">
                        <w:pPr>
                          <w:rPr>
                            <w:lang w:val="en-CA"/>
                          </w:rPr>
                        </w:pPr>
                        <w:r>
                          <w:rPr>
                            <w:lang w:val="en-CA"/>
                          </w:rPr>
                          <w:t>S</w:t>
                        </w:r>
                      </w:p>
                      <w:p w:rsidR="00B65333" w:rsidRPr="00112C65" w:rsidRDefault="00B65333" w:rsidP="00B131A2">
                        <w:pPr>
                          <w:rPr>
                            <w:lang w:val="en-CA"/>
                          </w:rPr>
                        </w:pPr>
                      </w:p>
                    </w:txbxContent>
                  </v:textbox>
                </v:shape>
                <v:rect id="Rectangle 25" o:spid="_x0000_s1032" style="position:absolute;left:39195;top:29856;width:6077;height:8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rsidR="00D64665" w:rsidRDefault="00D64665" w:rsidP="00B131A2">
                        <w:pPr>
                          <w:jc w:val="center"/>
                          <w:rPr>
                            <w:lang w:val="en-CA"/>
                          </w:rPr>
                        </w:pPr>
                      </w:p>
                      <w:p w:rsidR="00D64665" w:rsidRDefault="00B65333" w:rsidP="00B131A2">
                        <w:pPr>
                          <w:jc w:val="center"/>
                          <w:rPr>
                            <w:lang w:val="en-CA"/>
                          </w:rPr>
                        </w:pPr>
                        <w:r>
                          <w:rPr>
                            <w:lang w:val="en-CA"/>
                          </w:rPr>
                          <w:t>MAC</w:t>
                        </w:r>
                      </w:p>
                      <w:p w:rsidR="00B65333" w:rsidRPr="00075CDC" w:rsidRDefault="00B65333" w:rsidP="00B131A2">
                        <w:pPr>
                          <w:jc w:val="center"/>
                          <w:rPr>
                            <w:lang w:val="en-CA"/>
                          </w:rPr>
                        </w:pPr>
                        <w:r>
                          <w:rPr>
                            <w:lang w:val="en-CA"/>
                          </w:rPr>
                          <w:t>(</w:t>
                        </w:r>
                        <w:proofErr w:type="spellStart"/>
                        <w:proofErr w:type="gramStart"/>
                        <w:r>
                          <w:rPr>
                            <w:lang w:val="en-CA"/>
                          </w:rPr>
                          <w:t>rmii</w:t>
                        </w:r>
                        <w:proofErr w:type="spellEnd"/>
                        <w:proofErr w:type="gramEnd"/>
                        <w:r>
                          <w:rPr>
                            <w:lang w:val="en-CA"/>
                          </w:rPr>
                          <w:t>)</w:t>
                        </w:r>
                      </w:p>
                    </w:txbxContent>
                  </v:textbox>
                </v:rect>
                <v:rect id="Rectangle 26" o:spid="_x0000_s1033" style="position:absolute;left:39194;top:12076;width:21231;height:9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D64665" w:rsidRDefault="00D64665" w:rsidP="00B131A2">
                        <w:pPr>
                          <w:jc w:val="center"/>
                          <w:rPr>
                            <w:lang w:val="en-CA"/>
                          </w:rPr>
                        </w:pPr>
                      </w:p>
                      <w:p w:rsidR="00D64665" w:rsidRDefault="00B65333" w:rsidP="00B65333">
                        <w:pPr>
                          <w:rPr>
                            <w:lang w:val="en-CA"/>
                          </w:rPr>
                        </w:pPr>
                        <w:r>
                          <w:rPr>
                            <w:lang w:val="en-CA"/>
                          </w:rPr>
                          <w:t>Host Interface</w:t>
                        </w:r>
                      </w:p>
                      <w:p w:rsidR="00B65333" w:rsidRPr="00075CDC" w:rsidRDefault="00B65333" w:rsidP="00B65333">
                        <w:pPr>
                          <w:rPr>
                            <w:lang w:val="en-CA"/>
                          </w:rPr>
                        </w:pPr>
                      </w:p>
                    </w:txbxContent>
                  </v:textbox>
                </v:rect>
                <v:shape id="Picture 22" o:spid="_x0000_s1034" type="#_x0000_t75" style="position:absolute;top:12079;width:30897;height:26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R6ZPCAAAA2wAAAA8AAABkcnMvZG93bnJldi54bWxEj8FqwzAQRO+F/IPYQm6NHB9CcaOYYhMo&#10;OQSS5gO21tYylVZGUh3n76NAocdhZt4w23p2VkwU4uBZwXpVgCDuvB64V3D53L+8gogJWaP1TApu&#10;FKHeLZ62WGl/5RNN59SLDOFYoQKT0lhJGTtDDuPKj8TZ+/bBYcoy9FIHvGa4s7Isio10OHBeMDhS&#10;Y6j7Of86Be1wQzt17eXQ+q91byydmnBUavk8v7+BSDSn//Bf+0MrKEt4fMk/QO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EemTwgAAANsAAAAPAAAAAAAAAAAAAAAAAJ8C&#10;AABkcnMvZG93bnJldi54bWxQSwUGAAAAAAQABAD3AAAAjgMAAAAA&#10;">
                  <v:imagedata r:id="rId11" o:title=""/>
                  <v:path arrowok="t"/>
                </v:shape>
                <v:shape id="AutoShape 22" o:spid="_x0000_s1035" type="#_x0000_t69" style="position:absolute;left:937;top:4701;width:10312;height:443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dTMYA&#10;AADbAAAADwAAAGRycy9kb3ducmV2LnhtbESPQWvCQBSE7wX/w/IEL6Vu6qENqWvQQsCDh1ZFr4/s&#10;a5Jm923Irib213cLBY/DzHzDLPPRGnGl3jeOFTzPExDEpdMNVwqOh+IpBeEDskbjmBTcyEO+mjws&#10;MdNu4E+67kMlIoR9hgrqELpMSl/WZNHPXUccvS/XWwxR9pXUPQ4Rbo1cJMmLtNhwXKixo/eaynZ/&#10;sQqK8/FxaHff7eaStOnpozGv1Y9RajYd128gAo3hHv5vb7WCdAF/X+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dTMYAAADbAAAADwAAAAAAAAAAAAAAAACYAgAAZHJz&#10;L2Rvd25yZXYueG1sUEsFBgAAAAAEAAQA9QAAAIsDAAAAAA==&#10;" adj="2567">
                  <v:textbox>
                    <w:txbxContent>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P</w:t>
                        </w:r>
                      </w:p>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C</w:t>
                        </w:r>
                      </w:p>
                      <w:p w:rsidR="00B65333" w:rsidRDefault="00B65333" w:rsidP="00B65333">
                        <w:pPr>
                          <w:pStyle w:val="NormalWeb"/>
                          <w:spacing w:before="0" w:beforeAutospacing="0" w:after="60" w:afterAutospacing="0"/>
                          <w:jc w:val="center"/>
                          <w:rPr>
                            <w:rFonts w:eastAsia="Times New Roman"/>
                            <w:sz w:val="20"/>
                            <w:szCs w:val="20"/>
                            <w:lang w:val="en-CA"/>
                          </w:rPr>
                        </w:pPr>
                        <w:r>
                          <w:rPr>
                            <w:rFonts w:eastAsia="Times New Roman"/>
                            <w:sz w:val="20"/>
                            <w:szCs w:val="20"/>
                            <w:lang w:val="en-CA"/>
                          </w:rPr>
                          <w:t>I</w:t>
                        </w:r>
                      </w:p>
                      <w:p w:rsidR="00B65333" w:rsidRDefault="00B65333" w:rsidP="00B65333">
                        <w:pPr>
                          <w:pStyle w:val="NormalWeb"/>
                          <w:spacing w:before="0" w:beforeAutospacing="0" w:after="60" w:afterAutospacing="0"/>
                          <w:jc w:val="center"/>
                        </w:pPr>
                        <w:proofErr w:type="gramStart"/>
                        <w:r>
                          <w:rPr>
                            <w:rFonts w:eastAsia="Times New Roman"/>
                            <w:sz w:val="20"/>
                            <w:szCs w:val="20"/>
                            <w:lang w:val="en-CA"/>
                          </w:rPr>
                          <w:t>e</w:t>
                        </w:r>
                        <w:proofErr w:type="gramEnd"/>
                      </w:p>
                    </w:txbxContent>
                  </v:textbox>
                </v:shape>
                <v:shape id="AutoShape 22" o:spid="_x0000_s1036" type="#_x0000_t69" style="position:absolute;left:23595;top:30220;width:15601;height:5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zqcYA&#10;AADbAAAADwAAAGRycy9kb3ducmV2LnhtbESPQWvCQBSE74L/YXlCL1J324PU6CraUvEgSLWS9vbM&#10;PpNg9m3Irib9912h0OMwM98ws0VnK3GjxpeONTyNFAjizJmScw2fh/fHFxA+IBusHJOGH/KwmPd7&#10;M0yMa/mDbvuQiwhhn6CGIoQ6kdJnBVn0I1cTR+/sGoshyiaXpsE2wm0ln5UaS4slx4UCa3otKLvs&#10;r1bDOh3uvr5Prdp26XF9fnOZWvFW64dBt5yCCNSF//Bfe2M0TMZw/x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GzqcYAAADbAAAADwAAAAAAAAAAAAAAAACYAgAAZHJz&#10;L2Rvd25yZXYueG1sUEsFBgAAAAAEAAQA9QAAAIsDAAAAAA==&#10;" adj="2158">
                  <v:textbox>
                    <w:txbxContent>
                      <w:p w:rsidR="00B65333" w:rsidRDefault="00B65333" w:rsidP="00B65333">
                        <w:pPr>
                          <w:pStyle w:val="NormalWeb"/>
                          <w:spacing w:before="0" w:beforeAutospacing="0" w:after="60" w:afterAutospacing="0"/>
                        </w:pPr>
                        <w:r>
                          <w:rPr>
                            <w:rFonts w:eastAsia="Times New Roman"/>
                            <w:sz w:val="20"/>
                            <w:szCs w:val="20"/>
                            <w:lang w:val="en-CA"/>
                          </w:rPr>
                          <w:t>NCSI</w:t>
                        </w:r>
                        <w:r w:rsidR="00B14296">
                          <w:rPr>
                            <w:rFonts w:eastAsia="Times New Roman"/>
                            <w:sz w:val="20"/>
                            <w:szCs w:val="20"/>
                            <w:lang w:val="en-CA"/>
                          </w:rPr>
                          <w:t xml:space="preserve"> (100Mb)</w:t>
                        </w:r>
                      </w:p>
                    </w:txbxContent>
                  </v:textbox>
                </v:shape>
                <v:rect id="Rectangle 97" o:spid="_x0000_s1037" style="position:absolute;top:35860;width:530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B65333" w:rsidRDefault="00B65333" w:rsidP="00B65333">
                        <w:pPr>
                          <w:pStyle w:val="NormalWeb"/>
                          <w:spacing w:before="0" w:beforeAutospacing="0" w:after="60" w:afterAutospacing="0"/>
                          <w:jc w:val="center"/>
                        </w:pPr>
                        <w:r>
                          <w:rPr>
                            <w:rFonts w:eastAsia="Times New Roman"/>
                            <w:sz w:val="20"/>
                            <w:szCs w:val="20"/>
                            <w:lang w:val="en-CA"/>
                          </w:rPr>
                          <w:t> </w:t>
                        </w:r>
                        <w:ins w:id="13" w:author="Jean-Francois Larin" w:date="2014-04-04T13:11:00Z">
                          <w:r w:rsidR="00F621EF">
                            <w:rPr>
                              <w:rFonts w:eastAsia="Times New Roman"/>
                              <w:sz w:val="20"/>
                              <w:szCs w:val="20"/>
                              <w:lang w:val="en-CA"/>
                            </w:rPr>
                            <w:t>i21</w:t>
                          </w:r>
                          <w:r w:rsidR="00F621EF">
                            <w:rPr>
                              <w:rFonts w:eastAsia="Times New Roman"/>
                              <w:sz w:val="20"/>
                              <w:szCs w:val="20"/>
                              <w:lang w:val="en-CA"/>
                            </w:rPr>
                            <w:t>0</w:t>
                          </w:r>
                        </w:ins>
                      </w:p>
                      <w:p w:rsidR="00B65333" w:rsidRDefault="00B65333" w:rsidP="00B65333">
                        <w:pPr>
                          <w:pStyle w:val="NormalWeb"/>
                          <w:spacing w:before="0" w:beforeAutospacing="0" w:after="60" w:afterAutospacing="0"/>
                        </w:pPr>
                        <w:r>
                          <w:rPr>
                            <w:rFonts w:eastAsia="Times New Roman"/>
                            <w:sz w:val="20"/>
                            <w:szCs w:val="20"/>
                            <w:lang w:val="en-CA"/>
                          </w:rPr>
                          <w:t> </w:t>
                        </w:r>
                      </w:p>
                    </w:txbxContent>
                  </v:textbox>
                </v:rect>
                <v:shape id="AutoShape 22" o:spid="_x0000_s1038" type="#_x0000_t69" style="position:absolute;left:9671;top:40073;width:8006;height:443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6SL0A&#10;AADbAAAADwAAAGRycy9kb3ducmV2LnhtbERPTYvCMBC9C/sfwizszaa7h0WrUURY8LpVBG9DMzbV&#10;ZqY2Ueu/NwfB4+N9z5eDb9WN+tAIG/jOclDEldiGawO77d94AipEZIutMBl4UIDl4mM0x8LKnf/p&#10;VsZapRAOBRpwMXaF1qFy5DFk0hEn7ii9x5hgX2vb4z2F+1b/5Pmv9thwanDY0dpRdS6v3sB+6jqP&#10;54uUh219OtLDi7R7Y74+h9UMVKQhvsUv98YamKax6Uv6AXrx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jf6SL0AAADbAAAADwAAAAAAAAAAAAAAAACYAgAAZHJzL2Rvd25yZXYu&#10;eG1sUEsFBgAAAAAEAAQA9QAAAIIDAAAAAA==&#10;" adj="3306">
                  <v:textbox>
                    <w:txbxContent>
                      <w:p w:rsidR="00B14296" w:rsidRDefault="00B14296" w:rsidP="00B14296">
                        <w:pPr>
                          <w:pStyle w:val="NormalWeb"/>
                          <w:spacing w:before="0" w:beforeAutospacing="0" w:after="60" w:afterAutospacing="0"/>
                          <w:jc w:val="center"/>
                        </w:pPr>
                        <w:proofErr w:type="spellStart"/>
                        <w:r>
                          <w:rPr>
                            <w:rFonts w:eastAsia="Times New Roman"/>
                            <w:sz w:val="20"/>
                            <w:szCs w:val="20"/>
                            <w:lang w:val="en-CA"/>
                          </w:rPr>
                          <w:t>GbE</w:t>
                        </w:r>
                        <w:proofErr w:type="spellEnd"/>
                      </w:p>
                    </w:txbxContent>
                  </v:textbox>
                </v:shape>
                <w10:anchorlock/>
              </v:group>
            </w:pict>
          </mc:Fallback>
        </mc:AlternateContent>
      </w:r>
    </w:p>
    <w:p w:rsidR="0087473E" w:rsidRDefault="00983E69" w:rsidP="00983E69">
      <w:pPr>
        <w:pStyle w:val="Caption"/>
        <w:jc w:val="both"/>
        <w:rPr>
          <w:lang w:val="en-US"/>
        </w:rPr>
      </w:pPr>
      <w:bookmarkStart w:id="14" w:name="_Toc384372659"/>
      <w:r w:rsidRPr="0021721A">
        <w:rPr>
          <w:lang w:val="en-US"/>
        </w:rPr>
        <w:t xml:space="preserve">Figure </w:t>
      </w:r>
      <w:r w:rsidRPr="0021721A">
        <w:rPr>
          <w:lang w:val="en-US"/>
        </w:rPr>
        <w:fldChar w:fldCharType="begin"/>
      </w:r>
      <w:r w:rsidRPr="0021721A">
        <w:rPr>
          <w:lang w:val="en-US"/>
        </w:rPr>
        <w:instrText xml:space="preserve"> SEQ Figure \* ARABIC </w:instrText>
      </w:r>
      <w:r w:rsidRPr="0021721A">
        <w:rPr>
          <w:lang w:val="en-US"/>
        </w:rPr>
        <w:fldChar w:fldCharType="separate"/>
      </w:r>
      <w:r w:rsidR="006C311E">
        <w:rPr>
          <w:noProof/>
          <w:lang w:val="en-US"/>
        </w:rPr>
        <w:t>1</w:t>
      </w:r>
      <w:r w:rsidRPr="0021721A">
        <w:rPr>
          <w:lang w:val="en-US"/>
        </w:rPr>
        <w:fldChar w:fldCharType="end"/>
      </w:r>
      <w:r w:rsidRPr="0021721A">
        <w:rPr>
          <w:lang w:val="en-US"/>
        </w:rPr>
        <w:t xml:space="preserve"> </w:t>
      </w:r>
      <w:r w:rsidR="00B65333">
        <w:rPr>
          <w:lang w:val="en-US"/>
        </w:rPr>
        <w:t>proposed</w:t>
      </w:r>
      <w:r w:rsidR="00B14296">
        <w:rPr>
          <w:lang w:val="en-US"/>
        </w:rPr>
        <w:t xml:space="preserve"> hardware architecture</w:t>
      </w:r>
      <w:bookmarkEnd w:id="14"/>
    </w:p>
    <w:p w:rsidR="00B14296" w:rsidRDefault="00B14296" w:rsidP="00B14296">
      <w:pPr>
        <w:rPr>
          <w:lang w:val="en-US"/>
        </w:rPr>
      </w:pPr>
      <w:r>
        <w:rPr>
          <w:lang w:val="en-US"/>
        </w:rPr>
        <w:lastRenderedPageBreak/>
        <w:t>On the left, the i21</w:t>
      </w:r>
      <w:ins w:id="15" w:author="Jean-Francois Larin" w:date="2014-04-04T13:10:00Z">
        <w:r w:rsidR="00F621EF">
          <w:rPr>
            <w:lang w:val="en-US"/>
          </w:rPr>
          <w:t>0</w:t>
        </w:r>
      </w:ins>
      <w:r>
        <w:rPr>
          <w:lang w:val="en-US"/>
        </w:rPr>
        <w:t xml:space="preserve"> Ethernet Controller is represented. That controller is connected to a </w:t>
      </w:r>
      <w:proofErr w:type="spellStart"/>
      <w:r>
        <w:rPr>
          <w:lang w:val="en-US"/>
        </w:rPr>
        <w:t>PCIe</w:t>
      </w:r>
      <w:proofErr w:type="spellEnd"/>
      <w:r>
        <w:rPr>
          <w:lang w:val="en-US"/>
        </w:rPr>
        <w:t xml:space="preserve"> link for normal transmit and receive operations. </w:t>
      </w:r>
      <w:r w:rsidR="00625DCE">
        <w:rPr>
          <w:lang w:val="en-US"/>
        </w:rPr>
        <w:t xml:space="preserve"> The Manageability Traffic bypasses all the queues and buffer, all the latency related to the </w:t>
      </w:r>
      <w:proofErr w:type="spellStart"/>
      <w:r w:rsidR="00625DCE">
        <w:rPr>
          <w:lang w:val="en-US"/>
        </w:rPr>
        <w:t>PCIe</w:t>
      </w:r>
      <w:proofErr w:type="spellEnd"/>
      <w:r w:rsidR="00625DCE">
        <w:rPr>
          <w:lang w:val="en-US"/>
        </w:rPr>
        <w:t xml:space="preserve"> bus and all the delays introduced by the software on the host (not represented in the figure).  In our case, we use the NC-SI interface</w:t>
      </w:r>
      <w:r w:rsidR="00B407A5">
        <w:rPr>
          <w:lang w:val="en-US"/>
        </w:rPr>
        <w:t xml:space="preserve"> which runs a 100Mb in full-duplex.</w:t>
      </w:r>
    </w:p>
    <w:p w:rsidR="00B407A5" w:rsidRDefault="00B407A5" w:rsidP="00B14296">
      <w:pPr>
        <w:rPr>
          <w:lang w:val="en-US"/>
        </w:rPr>
      </w:pPr>
    </w:p>
    <w:p w:rsidR="00B407A5" w:rsidRDefault="00B407A5" w:rsidP="00B14296">
      <w:pPr>
        <w:rPr>
          <w:lang w:val="en-US"/>
        </w:rPr>
      </w:pPr>
      <w:r>
        <w:rPr>
          <w:lang w:val="en-US"/>
        </w:rPr>
        <w:t xml:space="preserve">On the right side, we have a FPGA.  Inside the FPGA, we have a Microprocessor sub-system containing a MAC peripheral.  On our prototype, we will use the </w:t>
      </w:r>
      <w:proofErr w:type="spellStart"/>
      <w:r>
        <w:rPr>
          <w:lang w:val="en-US"/>
        </w:rPr>
        <w:t>Microblaze</w:t>
      </w:r>
      <w:proofErr w:type="spellEnd"/>
      <w:r>
        <w:rPr>
          <w:lang w:val="en-US"/>
        </w:rPr>
        <w:t xml:space="preserve"> from Xilinx.  Also, to communicate with the </w:t>
      </w:r>
      <w:proofErr w:type="spellStart"/>
      <w:r>
        <w:rPr>
          <w:lang w:val="en-US"/>
        </w:rPr>
        <w:t>Profinet</w:t>
      </w:r>
      <w:proofErr w:type="spellEnd"/>
      <w:r>
        <w:rPr>
          <w:lang w:val="en-US"/>
        </w:rPr>
        <w:t xml:space="preserve"> application on the host, we need an interface.  In the case of the 4Sight-GPM, this interface will be the LPC bus.  On the Iris3 case, this should be a </w:t>
      </w:r>
      <w:proofErr w:type="spellStart"/>
      <w:r>
        <w:rPr>
          <w:lang w:val="en-US"/>
        </w:rPr>
        <w:t>PCIe</w:t>
      </w:r>
      <w:proofErr w:type="spellEnd"/>
      <w:r>
        <w:rPr>
          <w:lang w:val="en-US"/>
        </w:rPr>
        <w:t xml:space="preserve"> interface.</w:t>
      </w:r>
    </w:p>
    <w:p w:rsidR="00986129" w:rsidRDefault="00B407A5" w:rsidP="00986129">
      <w:pPr>
        <w:pStyle w:val="Heading2"/>
      </w:pPr>
      <w:bookmarkStart w:id="16" w:name="_Toc384372649"/>
      <w:r>
        <w:t>Software architecture</w:t>
      </w:r>
      <w:bookmarkEnd w:id="16"/>
    </w:p>
    <w:p w:rsidR="00986129" w:rsidRDefault="00B407A5" w:rsidP="00986129">
      <w:pPr>
        <w:rPr>
          <w:lang w:val="en-US"/>
        </w:rPr>
      </w:pPr>
      <w:r>
        <w:rPr>
          <w:lang w:val="en-US"/>
        </w:rPr>
        <w:t xml:space="preserve">The figure below shows the implementation of </w:t>
      </w:r>
      <w:proofErr w:type="spellStart"/>
      <w:r>
        <w:rPr>
          <w:lang w:val="en-US"/>
        </w:rPr>
        <w:t>Profinet</w:t>
      </w:r>
      <w:proofErr w:type="spellEnd"/>
      <w:r>
        <w:rPr>
          <w:lang w:val="en-US"/>
        </w:rPr>
        <w:t xml:space="preserve"> stack Matrox purchased:</w:t>
      </w:r>
    </w:p>
    <w:p w:rsidR="00B407A5" w:rsidRDefault="00B407A5" w:rsidP="00B407A5">
      <w:pPr>
        <w:keepNext/>
      </w:pPr>
      <w:r>
        <w:rPr>
          <w:noProof/>
          <w:lang w:eastAsia="fr-CA"/>
        </w:rPr>
        <w:drawing>
          <wp:inline distT="0" distB="0" distL="0" distR="0" wp14:anchorId="7099B435" wp14:editId="53A33F34">
            <wp:extent cx="6045200" cy="51669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5166939"/>
                    </a:xfrm>
                    <a:prstGeom prst="rect">
                      <a:avLst/>
                    </a:prstGeom>
                    <a:noFill/>
                    <a:ln>
                      <a:noFill/>
                    </a:ln>
                  </pic:spPr>
                </pic:pic>
              </a:graphicData>
            </a:graphic>
          </wp:inline>
        </w:drawing>
      </w:r>
    </w:p>
    <w:p w:rsidR="00B407A5" w:rsidRDefault="00B407A5" w:rsidP="00B407A5">
      <w:pPr>
        <w:pStyle w:val="Caption"/>
      </w:pPr>
      <w:bookmarkStart w:id="17" w:name="_Toc384372660"/>
      <w:r>
        <w:t xml:space="preserve">Figure </w:t>
      </w:r>
      <w:fldSimple w:instr=" SEQ Figure \* ARABIC ">
        <w:r w:rsidR="006C311E">
          <w:rPr>
            <w:noProof/>
          </w:rPr>
          <w:t>2</w:t>
        </w:r>
      </w:fldSimple>
      <w:r>
        <w:t xml:space="preserve"> </w:t>
      </w:r>
      <w:proofErr w:type="spellStart"/>
      <w:r>
        <w:t>Profinet</w:t>
      </w:r>
      <w:proofErr w:type="spellEnd"/>
      <w:r>
        <w:t xml:space="preserve"> </w:t>
      </w:r>
      <w:proofErr w:type="spellStart"/>
      <w:r>
        <w:t>stack</w:t>
      </w:r>
      <w:proofErr w:type="spellEnd"/>
      <w:r>
        <w:t xml:space="preserve"> architecture</w:t>
      </w:r>
      <w:bookmarkEnd w:id="17"/>
    </w:p>
    <w:p w:rsidR="00B407A5" w:rsidRPr="006C311E" w:rsidRDefault="00B407A5" w:rsidP="00B407A5">
      <w:pPr>
        <w:rPr>
          <w:lang w:val="en-CA"/>
        </w:rPr>
      </w:pPr>
      <w:r w:rsidRPr="006C311E">
        <w:rPr>
          <w:lang w:val="en-CA"/>
        </w:rPr>
        <w:t>Normally, the stack</w:t>
      </w:r>
      <w:r w:rsidR="008D18AE" w:rsidRPr="006C311E">
        <w:rPr>
          <w:lang w:val="en-CA"/>
        </w:rPr>
        <w:t xml:space="preserve"> is made to be ported on new hardware and OS by modifying only the grey-green module with the « Adapt » tags.  In our case, we have both a powerful, non-</w:t>
      </w:r>
      <w:proofErr w:type="spellStart"/>
      <w:r w:rsidR="008D18AE" w:rsidRPr="006C311E">
        <w:rPr>
          <w:lang w:val="en-CA"/>
        </w:rPr>
        <w:t>realtime</w:t>
      </w:r>
      <w:proofErr w:type="spellEnd"/>
      <w:r w:rsidR="008D18AE" w:rsidRPr="006C311E">
        <w:rPr>
          <w:lang w:val="en-CA"/>
        </w:rPr>
        <w:t xml:space="preserve"> host processor and a smaller but real-time </w:t>
      </w:r>
      <w:proofErr w:type="spellStart"/>
      <w:r w:rsidR="008D18AE" w:rsidRPr="006C311E">
        <w:rPr>
          <w:lang w:val="en-CA"/>
        </w:rPr>
        <w:t>fpga</w:t>
      </w:r>
      <w:proofErr w:type="spellEnd"/>
      <w:r w:rsidR="008D18AE" w:rsidRPr="006C311E">
        <w:rPr>
          <w:lang w:val="en-CA"/>
        </w:rPr>
        <w:t xml:space="preserve"> </w:t>
      </w:r>
      <w:r w:rsidR="008D18AE" w:rsidRPr="006C311E">
        <w:rPr>
          <w:lang w:val="en-CA"/>
        </w:rPr>
        <w:lastRenderedPageBreak/>
        <w:t>microprocessor, so we will need to review the division of the workload</w:t>
      </w:r>
      <w:r w:rsidR="001E6413" w:rsidRPr="006C311E">
        <w:rPr>
          <w:lang w:val="en-CA"/>
        </w:rPr>
        <w:t xml:space="preserve"> in the final implementation to optimize the performance vs software development time.</w:t>
      </w:r>
    </w:p>
    <w:p w:rsidR="001E6413" w:rsidRDefault="001E6413" w:rsidP="00B407A5">
      <w:pPr>
        <w:rPr>
          <w:lang w:val="en-CA"/>
        </w:rPr>
      </w:pPr>
    </w:p>
    <w:p w:rsidR="001E6413" w:rsidRDefault="001E6413" w:rsidP="00B407A5">
      <w:pPr>
        <w:rPr>
          <w:lang w:val="en-CA"/>
        </w:rPr>
      </w:pPr>
      <w:r>
        <w:rPr>
          <w:lang w:val="en-CA"/>
        </w:rPr>
        <w:t>On the figure, there are 2 red arrows and adaptation layer through which packet transit.  There is the Sock-Adapt layer, which resides on top of the TCP/IP stack.  This traffic cannot be real-time because it is on top of the TCP/IP.  We don’t see any need to route this traffic through the FPGA and the NCSI.</w:t>
      </w:r>
    </w:p>
    <w:p w:rsidR="001E6413" w:rsidRDefault="001E6413" w:rsidP="00B407A5">
      <w:pPr>
        <w:rPr>
          <w:lang w:val="en-CA"/>
        </w:rPr>
      </w:pPr>
    </w:p>
    <w:p w:rsidR="001E6413" w:rsidRPr="008D18AE" w:rsidRDefault="001E6413" w:rsidP="00B407A5">
      <w:pPr>
        <w:rPr>
          <w:lang w:val="en-CA"/>
        </w:rPr>
      </w:pPr>
      <w:r>
        <w:rPr>
          <w:lang w:val="en-CA"/>
        </w:rPr>
        <w:t>The second arrow between the BSP Adapt and the Telegram-Check</w:t>
      </w:r>
      <w:r w:rsidR="002A6882">
        <w:rPr>
          <w:lang w:val="en-CA"/>
        </w:rPr>
        <w:t xml:space="preserve">er is used for the </w:t>
      </w:r>
      <w:proofErr w:type="spellStart"/>
      <w:r w:rsidR="002A6882">
        <w:rPr>
          <w:lang w:val="en-CA"/>
        </w:rPr>
        <w:t>Profinet</w:t>
      </w:r>
      <w:proofErr w:type="spellEnd"/>
      <w:r w:rsidR="002A6882">
        <w:rPr>
          <w:lang w:val="en-CA"/>
        </w:rPr>
        <w:t xml:space="preserve"> Real Time frames (using </w:t>
      </w:r>
      <w:proofErr w:type="spellStart"/>
      <w:r w:rsidR="002A6882">
        <w:rPr>
          <w:lang w:val="en-CA"/>
        </w:rPr>
        <w:t>EtherType</w:t>
      </w:r>
      <w:proofErr w:type="spellEnd"/>
      <w:r w:rsidR="002A6882">
        <w:rPr>
          <w:lang w:val="en-CA"/>
        </w:rPr>
        <w:t xml:space="preserve"> 0x8892). This traffic has to go through the NCSI.</w:t>
      </w:r>
    </w:p>
    <w:p w:rsidR="00F734F9" w:rsidRDefault="00F734F9" w:rsidP="004131AB">
      <w:pPr>
        <w:pStyle w:val="Heading1"/>
      </w:pPr>
      <w:bookmarkStart w:id="18" w:name="_Toc207425811"/>
      <w:bookmarkStart w:id="19" w:name="_Toc207425815"/>
      <w:bookmarkStart w:id="20" w:name="_Toc207425820"/>
      <w:bookmarkStart w:id="21" w:name="_Toc207425835"/>
      <w:bookmarkStart w:id="22" w:name="_Toc207425842"/>
      <w:bookmarkStart w:id="23" w:name="_Toc207425854"/>
      <w:bookmarkStart w:id="24" w:name="_Toc207425858"/>
      <w:bookmarkStart w:id="25" w:name="_Toc207425862"/>
      <w:bookmarkStart w:id="26" w:name="_Toc207425866"/>
      <w:bookmarkStart w:id="27" w:name="_Toc207425869"/>
      <w:bookmarkStart w:id="28" w:name="_Toc207425881"/>
      <w:bookmarkStart w:id="29" w:name="_Toc207425885"/>
      <w:bookmarkStart w:id="30" w:name="_Toc207425892"/>
      <w:bookmarkStart w:id="31" w:name="_Toc384372650"/>
      <w:bookmarkEnd w:id="18"/>
      <w:bookmarkEnd w:id="19"/>
      <w:bookmarkEnd w:id="20"/>
      <w:bookmarkEnd w:id="21"/>
      <w:bookmarkEnd w:id="22"/>
      <w:bookmarkEnd w:id="23"/>
      <w:bookmarkEnd w:id="24"/>
      <w:bookmarkEnd w:id="25"/>
      <w:bookmarkEnd w:id="26"/>
      <w:bookmarkEnd w:id="27"/>
      <w:bookmarkEnd w:id="28"/>
      <w:bookmarkEnd w:id="29"/>
      <w:bookmarkEnd w:id="30"/>
      <w:r>
        <w:t>Prototyping plan</w:t>
      </w:r>
      <w:bookmarkEnd w:id="31"/>
    </w:p>
    <w:p w:rsidR="00F734F9" w:rsidRPr="008F1ACD" w:rsidRDefault="00F734F9" w:rsidP="00F734F9">
      <w:pPr>
        <w:rPr>
          <w:lang w:val="en-CA"/>
        </w:rPr>
      </w:pPr>
      <w:r w:rsidRPr="008F1ACD">
        <w:rPr>
          <w:lang w:val="en-CA"/>
        </w:rPr>
        <w:t xml:space="preserve">We plan on proving that </w:t>
      </w:r>
      <w:proofErr w:type="spellStart"/>
      <w:r w:rsidRPr="008F1ACD">
        <w:rPr>
          <w:lang w:val="en-CA"/>
        </w:rPr>
        <w:t>Profinet</w:t>
      </w:r>
      <w:proofErr w:type="spellEnd"/>
      <w:r w:rsidRPr="008F1ACD">
        <w:rPr>
          <w:lang w:val="en-CA"/>
        </w:rPr>
        <w:t xml:space="preserve"> can be ported onto the described hardware architecture and yield a reliable real-time implement</w:t>
      </w:r>
      <w:r w:rsidR="008F1ACD">
        <w:rPr>
          <w:lang w:val="en-CA"/>
        </w:rPr>
        <w:t xml:space="preserve">ation </w:t>
      </w:r>
      <w:r w:rsidRPr="008F1ACD">
        <w:rPr>
          <w:lang w:val="en-CA"/>
        </w:rPr>
        <w:t>by building working prototype and evolving the prototypes toward the upcoming hardware platform</w:t>
      </w:r>
      <w:r w:rsidR="008F1ACD" w:rsidRPr="008F1ACD">
        <w:rPr>
          <w:lang w:val="en-CA"/>
        </w:rPr>
        <w:t>.</w:t>
      </w:r>
    </w:p>
    <w:p w:rsidR="00F734F9" w:rsidRDefault="00F734F9" w:rsidP="00F734F9">
      <w:pPr>
        <w:pStyle w:val="Heading2"/>
      </w:pPr>
      <w:bookmarkStart w:id="32" w:name="_Toc384372651"/>
      <w:r>
        <w:t>First Prototype</w:t>
      </w:r>
      <w:bookmarkEnd w:id="32"/>
    </w:p>
    <w:p w:rsidR="00F734F9" w:rsidRDefault="00F734F9" w:rsidP="00F734F9">
      <w:pPr>
        <w:rPr>
          <w:lang w:val="en-US"/>
        </w:rPr>
      </w:pPr>
      <w:r>
        <w:rPr>
          <w:lang w:val="en-US"/>
        </w:rPr>
        <w:t>The first prototype will show that the NCSI can be used to bypass all the normal Ethernet-Queue-</w:t>
      </w:r>
      <w:proofErr w:type="spellStart"/>
      <w:r>
        <w:rPr>
          <w:lang w:val="en-US"/>
        </w:rPr>
        <w:t>PCIe</w:t>
      </w:r>
      <w:proofErr w:type="spellEnd"/>
      <w:r>
        <w:rPr>
          <w:lang w:val="en-US"/>
        </w:rPr>
        <w:t xml:space="preserve">-NDIS-TCP/IP traffic. It will be built on the Y7449-01 PCB platform using the S6LX16 FPGA.  On that platform, we have very limited </w:t>
      </w:r>
      <w:r w:rsidR="008A463E">
        <w:rPr>
          <w:lang w:val="en-US"/>
        </w:rPr>
        <w:t>memory internally to the FPGA, so</w:t>
      </w:r>
      <w:r w:rsidR="002864EF">
        <w:rPr>
          <w:lang w:val="en-US"/>
        </w:rPr>
        <w:t xml:space="preserve"> the test we can do will be limited by the software we can put on the </w:t>
      </w:r>
      <w:proofErr w:type="spellStart"/>
      <w:r w:rsidR="002864EF">
        <w:rPr>
          <w:lang w:val="en-US"/>
        </w:rPr>
        <w:t>Microblaze</w:t>
      </w:r>
      <w:proofErr w:type="spellEnd"/>
      <w:r w:rsidR="002864EF">
        <w:rPr>
          <w:lang w:val="en-US"/>
        </w:rPr>
        <w:t xml:space="preserve">. </w:t>
      </w:r>
    </w:p>
    <w:p w:rsidR="002864EF" w:rsidRDefault="002864EF" w:rsidP="00F734F9">
      <w:pPr>
        <w:rPr>
          <w:lang w:val="en-US"/>
        </w:rPr>
      </w:pPr>
    </w:p>
    <w:p w:rsidR="002864EF" w:rsidRDefault="002864EF" w:rsidP="00F734F9">
      <w:pPr>
        <w:rPr>
          <w:lang w:val="en-US"/>
        </w:rPr>
      </w:pPr>
      <w:r>
        <w:rPr>
          <w:lang w:val="en-US"/>
        </w:rPr>
        <w:t xml:space="preserve">For that prototype, the </w:t>
      </w:r>
      <w:proofErr w:type="spellStart"/>
      <w:r>
        <w:rPr>
          <w:lang w:val="en-US"/>
        </w:rPr>
        <w:t>Microblaze</w:t>
      </w:r>
      <w:proofErr w:type="spellEnd"/>
      <w:r>
        <w:rPr>
          <w:lang w:val="en-US"/>
        </w:rPr>
        <w:t xml:space="preserve"> simply has to send packet on the Ethernet. Reception of Ethernet packet will still be handled by the </w:t>
      </w:r>
      <w:proofErr w:type="spellStart"/>
      <w:r>
        <w:rPr>
          <w:lang w:val="en-US"/>
        </w:rPr>
        <w:t>PCIe</w:t>
      </w:r>
      <w:proofErr w:type="spellEnd"/>
      <w:r>
        <w:rPr>
          <w:lang w:val="en-US"/>
        </w:rPr>
        <w:t xml:space="preserve"> path to the NDIS in Windows.  This also means that packet sent will use the same MAC address as the Ethernet Controller.</w:t>
      </w:r>
    </w:p>
    <w:p w:rsidR="002864EF" w:rsidRDefault="002864EF" w:rsidP="00F734F9">
      <w:pPr>
        <w:rPr>
          <w:lang w:val="en-US"/>
        </w:rPr>
      </w:pPr>
    </w:p>
    <w:p w:rsidR="002864EF" w:rsidRDefault="002864EF" w:rsidP="00F734F9">
      <w:pPr>
        <w:rPr>
          <w:lang w:val="en-US"/>
        </w:rPr>
      </w:pPr>
      <w:r>
        <w:rPr>
          <w:lang w:val="en-US"/>
        </w:rPr>
        <w:t>This test will enable us to show:</w:t>
      </w:r>
    </w:p>
    <w:p w:rsidR="002864EF" w:rsidRDefault="002864EF" w:rsidP="002864EF">
      <w:pPr>
        <w:pStyle w:val="ListParagraph"/>
        <w:numPr>
          <w:ilvl w:val="0"/>
          <w:numId w:val="65"/>
        </w:numPr>
        <w:rPr>
          <w:lang w:val="en-US"/>
        </w:rPr>
      </w:pPr>
      <w:r>
        <w:rPr>
          <w:lang w:val="en-US"/>
        </w:rPr>
        <w:t xml:space="preserve">The usability of the NCSI for </w:t>
      </w:r>
      <w:proofErr w:type="spellStart"/>
      <w:r>
        <w:rPr>
          <w:lang w:val="en-US"/>
        </w:rPr>
        <w:t>passthrough</w:t>
      </w:r>
      <w:proofErr w:type="spellEnd"/>
      <w:r>
        <w:rPr>
          <w:lang w:val="en-US"/>
        </w:rPr>
        <w:t xml:space="preserve"> packet.</w:t>
      </w:r>
    </w:p>
    <w:p w:rsidR="002864EF" w:rsidRDefault="002864EF" w:rsidP="002864EF">
      <w:pPr>
        <w:pStyle w:val="ListParagraph"/>
        <w:numPr>
          <w:ilvl w:val="0"/>
          <w:numId w:val="65"/>
        </w:numPr>
        <w:rPr>
          <w:lang w:val="en-US"/>
        </w:rPr>
      </w:pPr>
      <w:r>
        <w:rPr>
          <w:lang w:val="en-US"/>
        </w:rPr>
        <w:t>That the Management traffic can be sen</w:t>
      </w:r>
      <w:r w:rsidR="008F1ACD">
        <w:rPr>
          <w:lang w:val="en-US"/>
        </w:rPr>
        <w:t>t</w:t>
      </w:r>
      <w:r>
        <w:rPr>
          <w:lang w:val="en-US"/>
        </w:rPr>
        <w:t xml:space="preserve"> in time even if there is heavy traffic between the host and the Ethernet (going through the </w:t>
      </w:r>
      <w:proofErr w:type="spellStart"/>
      <w:r>
        <w:rPr>
          <w:lang w:val="en-US"/>
        </w:rPr>
        <w:t>PCIe</w:t>
      </w:r>
      <w:proofErr w:type="spellEnd"/>
      <w:r>
        <w:rPr>
          <w:lang w:val="en-US"/>
        </w:rPr>
        <w:t xml:space="preserve"> bus).</w:t>
      </w:r>
    </w:p>
    <w:p w:rsidR="002864EF" w:rsidRPr="002864EF" w:rsidRDefault="008F1ACD" w:rsidP="002864EF">
      <w:pPr>
        <w:pStyle w:val="ListParagraph"/>
        <w:numPr>
          <w:ilvl w:val="0"/>
          <w:numId w:val="65"/>
        </w:numPr>
        <w:rPr>
          <w:lang w:val="en-US"/>
        </w:rPr>
      </w:pPr>
      <w:r>
        <w:rPr>
          <w:lang w:val="en-US"/>
        </w:rPr>
        <w:t xml:space="preserve">The limitations of the LPC bus </w:t>
      </w:r>
      <w:proofErr w:type="spellStart"/>
      <w:r>
        <w:rPr>
          <w:lang w:val="en-US"/>
        </w:rPr>
        <w:t>bandwith</w:t>
      </w:r>
      <w:proofErr w:type="spellEnd"/>
      <w:r>
        <w:rPr>
          <w:lang w:val="en-US"/>
        </w:rPr>
        <w:t xml:space="preserve"> and the impact on the host CPU workload.</w:t>
      </w:r>
    </w:p>
    <w:p w:rsidR="002864EF" w:rsidRDefault="002864EF" w:rsidP="002864EF">
      <w:pPr>
        <w:pStyle w:val="Heading3"/>
        <w:rPr>
          <w:lang w:val="en-US"/>
        </w:rPr>
      </w:pPr>
      <w:bookmarkStart w:id="33" w:name="_Toc384372652"/>
      <w:r>
        <w:rPr>
          <w:lang w:val="en-US"/>
        </w:rPr>
        <w:t>First Prototype API</w:t>
      </w:r>
      <w:bookmarkEnd w:id="33"/>
    </w:p>
    <w:p w:rsidR="00CF0325" w:rsidRDefault="00914237" w:rsidP="00CF0325">
      <w:pPr>
        <w:rPr>
          <w:lang w:val="en-US"/>
        </w:rPr>
      </w:pPr>
      <w:r>
        <w:rPr>
          <w:lang w:val="en-US"/>
        </w:rPr>
        <w:t>A dual-port memory will be used to send packets. Since we expect that the software will only need to send a single packet at every cycle time, the send interface will use a single buffer.</w:t>
      </w:r>
    </w:p>
    <w:p w:rsidR="00914237" w:rsidRDefault="00914237" w:rsidP="00914237">
      <w:pPr>
        <w:keepNext/>
      </w:pPr>
      <w:r>
        <w:rPr>
          <w:noProof/>
          <w:lang w:eastAsia="fr-CA"/>
        </w:rPr>
        <w:lastRenderedPageBreak/>
        <mc:AlternateContent>
          <mc:Choice Requires="wpc">
            <w:drawing>
              <wp:inline distT="0" distB="0" distL="0" distR="0" wp14:anchorId="15982798" wp14:editId="0933B103">
                <wp:extent cx="5486400" cy="32004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Rectangle 58"/>
                        <wps:cNvSpPr/>
                        <wps:spPr>
                          <a:xfrm>
                            <a:off x="2365930" y="166254"/>
                            <a:ext cx="1189359" cy="242988"/>
                          </a:xfrm>
                          <a:prstGeom prst="rect">
                            <a:avLst/>
                          </a:prstGeom>
                        </wps:spPr>
                        <wps:style>
                          <a:lnRef idx="2">
                            <a:schemeClr val="dk1"/>
                          </a:lnRef>
                          <a:fillRef idx="1">
                            <a:schemeClr val="lt1"/>
                          </a:fillRef>
                          <a:effectRef idx="0">
                            <a:schemeClr val="dk1"/>
                          </a:effectRef>
                          <a:fontRef idx="minor">
                            <a:schemeClr val="dk1"/>
                          </a:fontRef>
                        </wps:style>
                        <wps:txbx>
                          <w:txbxContent>
                            <w:p w:rsidR="00914237" w:rsidRPr="00914237" w:rsidRDefault="00914237" w:rsidP="00914237">
                              <w:pPr>
                                <w:jc w:val="center"/>
                                <w:rPr>
                                  <w:lang w:val="en-CA"/>
                                </w:rPr>
                              </w:pPr>
                              <w:r>
                                <w:rPr>
                                  <w:lang w:val="en-CA"/>
                                </w:rPr>
                                <w:t>Handshake 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365930" y="409242"/>
                            <a:ext cx="1189359" cy="1221331"/>
                          </a:xfrm>
                          <a:prstGeom prst="rect">
                            <a:avLst/>
                          </a:prstGeom>
                        </wps:spPr>
                        <wps:style>
                          <a:lnRef idx="2">
                            <a:schemeClr val="dk1"/>
                          </a:lnRef>
                          <a:fillRef idx="1">
                            <a:schemeClr val="lt1"/>
                          </a:fillRef>
                          <a:effectRef idx="0">
                            <a:schemeClr val="dk1"/>
                          </a:effectRef>
                          <a:fontRef idx="minor">
                            <a:schemeClr val="dk1"/>
                          </a:fontRef>
                        </wps:style>
                        <wps:txbx>
                          <w:txbxContent>
                            <w:p w:rsidR="00914237" w:rsidRPr="00914237" w:rsidRDefault="00914237" w:rsidP="00914237">
                              <w:pPr>
                                <w:jc w:val="center"/>
                                <w:rPr>
                                  <w:lang w:val="en-CA"/>
                                </w:rPr>
                              </w:pPr>
                              <w:r>
                                <w:rPr>
                                  <w:lang w:val="en-CA"/>
                                </w:rPr>
                                <w:t>Send packet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365930" y="1636967"/>
                            <a:ext cx="1189355" cy="1464319"/>
                          </a:xfrm>
                          <a:prstGeom prst="rect">
                            <a:avLst/>
                          </a:prstGeom>
                        </wps:spPr>
                        <wps:style>
                          <a:lnRef idx="2">
                            <a:schemeClr val="dk1"/>
                          </a:lnRef>
                          <a:fillRef idx="1">
                            <a:schemeClr val="lt1"/>
                          </a:fillRef>
                          <a:effectRef idx="0">
                            <a:schemeClr val="dk1"/>
                          </a:effectRef>
                          <a:fontRef idx="minor">
                            <a:schemeClr val="dk1"/>
                          </a:fontRef>
                        </wps:style>
                        <wps:txbx>
                          <w:txbxContent>
                            <w:p w:rsidR="00914237" w:rsidRDefault="00914237" w:rsidP="00914237">
                              <w:pPr>
                                <w:rPr>
                                  <w:lang w:val="en-CA"/>
                                </w:rPr>
                              </w:pPr>
                            </w:p>
                            <w:p w:rsidR="00914237" w:rsidRDefault="00914237" w:rsidP="00914237">
                              <w:pPr>
                                <w:jc w:val="center"/>
                                <w:rPr>
                                  <w:lang w:val="en-CA"/>
                                </w:rPr>
                              </w:pPr>
                            </w:p>
                            <w:p w:rsidR="00914237" w:rsidRDefault="00914237" w:rsidP="00914237">
                              <w:pPr>
                                <w:jc w:val="center"/>
                                <w:rPr>
                                  <w:lang w:val="en-CA"/>
                                </w:rPr>
                              </w:pPr>
                              <w:r>
                                <w:rPr>
                                  <w:lang w:val="en-CA"/>
                                </w:rPr>
                                <w:t>(</w:t>
                              </w:r>
                              <w:proofErr w:type="gramStart"/>
                              <w:r>
                                <w:rPr>
                                  <w:lang w:val="en-CA"/>
                                </w:rPr>
                                <w:t>existing</w:t>
                              </w:r>
                              <w:proofErr w:type="gramEnd"/>
                              <w:r>
                                <w:rPr>
                                  <w:lang w:val="en-CA"/>
                                </w:rPr>
                                <w:t xml:space="preserve"> </w:t>
                              </w:r>
                            </w:p>
                            <w:p w:rsidR="00914237" w:rsidRDefault="00914237" w:rsidP="00914237">
                              <w:pPr>
                                <w:jc w:val="center"/>
                                <w:rPr>
                                  <w:lang w:val="en-CA"/>
                                </w:rPr>
                              </w:pPr>
                              <w:proofErr w:type="gramStart"/>
                              <w:r>
                                <w:rPr>
                                  <w:lang w:val="en-CA"/>
                                </w:rPr>
                                <w:t>memory</w:t>
                              </w:r>
                              <w:proofErr w:type="gramEnd"/>
                              <w:r>
                                <w:rPr>
                                  <w:lang w:val="en-CA"/>
                                </w:rPr>
                                <w:t xml:space="preserve"> </w:t>
                              </w:r>
                            </w:p>
                            <w:p w:rsidR="00914237" w:rsidRDefault="00914237" w:rsidP="00914237">
                              <w:pPr>
                                <w:jc w:val="center"/>
                                <w:rPr>
                                  <w:lang w:val="en-CA"/>
                                </w:rPr>
                              </w:pPr>
                              <w:proofErr w:type="gramStart"/>
                              <w:r>
                                <w:rPr>
                                  <w:lang w:val="en-CA"/>
                                </w:rPr>
                                <w:t>space</w:t>
                              </w:r>
                              <w:proofErr w:type="gramEnd"/>
                              <w:r>
                                <w:rPr>
                                  <w:lang w:val="en-CA"/>
                                </w:rPr>
                                <w:t>)</w:t>
                              </w:r>
                            </w:p>
                            <w:p w:rsidR="00914237" w:rsidRDefault="00914237" w:rsidP="00914237">
                              <w:pPr>
                                <w:rPr>
                                  <w:lang w:val="en-CA"/>
                                </w:rPr>
                              </w:pPr>
                            </w:p>
                            <w:p w:rsidR="00914237" w:rsidRPr="00914237" w:rsidRDefault="00914237" w:rsidP="00914237">
                              <w:pPr>
                                <w:rPr>
                                  <w:lang w:val="en-C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Line Callout 1 (Accent Bar) 60"/>
                        <wps:cNvSpPr/>
                        <wps:spPr>
                          <a:xfrm>
                            <a:off x="4156800" y="2787959"/>
                            <a:ext cx="1080655" cy="249381"/>
                          </a:xfrm>
                          <a:prstGeom prst="accentCallout1">
                            <a:avLst>
                              <a:gd name="adj1" fmla="val 82853"/>
                              <a:gd name="adj2" fmla="val -10108"/>
                              <a:gd name="adj3" fmla="val 120193"/>
                              <a:gd name="adj4" fmla="val -50759"/>
                            </a:avLst>
                          </a:prstGeom>
                        </wps:spPr>
                        <wps:style>
                          <a:lnRef idx="2">
                            <a:schemeClr val="dk1"/>
                          </a:lnRef>
                          <a:fillRef idx="1">
                            <a:schemeClr val="lt1"/>
                          </a:fillRef>
                          <a:effectRef idx="0">
                            <a:schemeClr val="dk1"/>
                          </a:effectRef>
                          <a:fontRef idx="minor">
                            <a:schemeClr val="dk1"/>
                          </a:fontRef>
                        </wps:style>
                        <wps:txbx>
                          <w:txbxContent>
                            <w:p w:rsidR="00914237" w:rsidRPr="00914237" w:rsidRDefault="00914237" w:rsidP="00914237">
                              <w:pPr>
                                <w:jc w:val="center"/>
                                <w:rPr>
                                  <w:lang w:val="en-CA"/>
                                </w:rPr>
                              </w:pPr>
                              <w:r>
                                <w:rPr>
                                  <w:lang w:val="en-CA"/>
                                </w:rPr>
                                <w:t>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ine Callout 1 (Accent Bar) 101"/>
                        <wps:cNvSpPr/>
                        <wps:spPr>
                          <a:xfrm>
                            <a:off x="4157320" y="1337387"/>
                            <a:ext cx="1080135" cy="248920"/>
                          </a:xfrm>
                          <a:prstGeom prst="accentCallout1">
                            <a:avLst>
                              <a:gd name="adj1" fmla="val 82853"/>
                              <a:gd name="adj2" fmla="val -10108"/>
                              <a:gd name="adj3" fmla="val 120193"/>
                              <a:gd name="adj4" fmla="val -50759"/>
                            </a:avLst>
                          </a:prstGeom>
                        </wps:spPr>
                        <wps:style>
                          <a:lnRef idx="2">
                            <a:schemeClr val="dk1"/>
                          </a:lnRef>
                          <a:fillRef idx="1">
                            <a:schemeClr val="lt1"/>
                          </a:fillRef>
                          <a:effectRef idx="0">
                            <a:schemeClr val="dk1"/>
                          </a:effectRef>
                          <a:fontRef idx="minor">
                            <a:schemeClr val="dk1"/>
                          </a:fontRef>
                        </wps:style>
                        <wps:txbx>
                          <w:txbxContent>
                            <w:p w:rsidR="00914237" w:rsidRDefault="00914237" w:rsidP="00914237">
                              <w:pPr>
                                <w:pStyle w:val="NormalWeb"/>
                                <w:spacing w:before="0" w:beforeAutospacing="0" w:after="60" w:afterAutospacing="0"/>
                                <w:jc w:val="center"/>
                              </w:pPr>
                              <w:r>
                                <w:rPr>
                                  <w:rFonts w:eastAsia="Times New Roman"/>
                                  <w:sz w:val="20"/>
                                  <w:szCs w:val="20"/>
                                  <w:lang w:val="en-CA"/>
                                </w:rPr>
                                <w:t>0x0800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Line Callout 1 (Accent Bar) 102"/>
                        <wps:cNvSpPr/>
                        <wps:spPr>
                          <a:xfrm>
                            <a:off x="4157320" y="109662"/>
                            <a:ext cx="1080135" cy="248920"/>
                          </a:xfrm>
                          <a:prstGeom prst="accentCallout1">
                            <a:avLst>
                              <a:gd name="adj1" fmla="val 82853"/>
                              <a:gd name="adj2" fmla="val -10108"/>
                              <a:gd name="adj3" fmla="val 120193"/>
                              <a:gd name="adj4" fmla="val -50759"/>
                            </a:avLst>
                          </a:prstGeom>
                        </wps:spPr>
                        <wps:style>
                          <a:lnRef idx="2">
                            <a:schemeClr val="dk1"/>
                          </a:lnRef>
                          <a:fillRef idx="1">
                            <a:schemeClr val="lt1"/>
                          </a:fillRef>
                          <a:effectRef idx="0">
                            <a:schemeClr val="dk1"/>
                          </a:effectRef>
                          <a:fontRef idx="minor">
                            <a:schemeClr val="dk1"/>
                          </a:fontRef>
                        </wps:style>
                        <wps:txbx>
                          <w:txbxContent>
                            <w:p w:rsidR="00914237" w:rsidRDefault="00914237" w:rsidP="00914237">
                              <w:pPr>
                                <w:pStyle w:val="NormalWeb"/>
                                <w:spacing w:before="0" w:beforeAutospacing="0" w:after="60" w:afterAutospacing="0"/>
                                <w:jc w:val="center"/>
                              </w:pPr>
                              <w:r>
                                <w:rPr>
                                  <w:rFonts w:eastAsia="Times New Roman"/>
                                  <w:sz w:val="20"/>
                                  <w:szCs w:val="20"/>
                                  <w:lang w:val="en-CA"/>
                                </w:rPr>
                                <w:t>0x0FFC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57" o:spid="_x0000_s103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">
                <v:shape id="_x0000_s1040" type="#_x0000_t75" style="position:absolute;width:54864;height:32004;visibility:visible;mso-wrap-style:square">
                  <v:fill o:detectmouseclick="t"/>
                  <v:path o:connecttype="none"/>
                </v:shape>
                <v:rect id="Rectangle 58" o:spid="_x0000_s1041" style="position:absolute;left:23659;top:1662;width:11893;height:2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LucAA&#10;AADbAAAADwAAAGRycy9kb3ducmV2LnhtbERPTYvCMBC9C/6HMII3TRUU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2LucAAAADbAAAADwAAAAAAAAAAAAAAAACYAgAAZHJzL2Rvd25y&#10;ZXYueG1sUEsFBgAAAAAEAAQA9QAAAIUDAAAAAA==&#10;" fillcolor="white [3201]" strokecolor="black [3200]" strokeweight="2pt">
                  <v:textbox>
                    <w:txbxContent>
                      <w:p w:rsidR="00914237" w:rsidRPr="00914237" w:rsidRDefault="00914237" w:rsidP="00914237">
                        <w:pPr>
                          <w:jc w:val="center"/>
                          <w:rPr>
                            <w:lang w:val="en-CA"/>
                          </w:rPr>
                        </w:pPr>
                        <w:r>
                          <w:rPr>
                            <w:lang w:val="en-CA"/>
                          </w:rPr>
                          <w:t>Handshake DW</w:t>
                        </w:r>
                      </w:p>
                    </w:txbxContent>
                  </v:textbox>
                </v:rect>
                <v:rect id="Rectangle 59" o:spid="_x0000_s1042" style="position:absolute;left:23659;top:4092;width:11893;height:12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rsidR="00914237" w:rsidRPr="00914237" w:rsidRDefault="00914237" w:rsidP="00914237">
                        <w:pPr>
                          <w:jc w:val="center"/>
                          <w:rPr>
                            <w:lang w:val="en-CA"/>
                          </w:rPr>
                        </w:pPr>
                        <w:r>
                          <w:rPr>
                            <w:lang w:val="en-CA"/>
                          </w:rPr>
                          <w:t>Send packet buffer</w:t>
                        </w:r>
                      </w:p>
                    </w:txbxContent>
                  </v:textbox>
                </v:rect>
                <v:rect id="Rectangle 100" o:spid="_x0000_s1043" style="position:absolute;left:23659;top:16369;width:11893;height:14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gcQA&#10;AADcAAAADwAAAGRycy9kb3ducmV2LnhtbESPQWvCQBCF7wX/wzKCt7qxB6mpq0igVOypUQ+9Ddkx&#10;CWZnQ3YbE3995yB4m+G9ee+b9XZwjeqpC7VnA4t5Aoq48Lbm0sDp+Pn6DipEZIuNZzIwUoDtZvKy&#10;xtT6G/9Qn8dSSQiHFA1UMbap1qGoyGGY+5ZYtIvvHEZZu1LbDm8S7hr9liRL7bBmaaiwpayi4pr/&#10;OQPfo4796bxc3fusHm3+m30dKDNmNh12H6AiDfFpflzvreA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8oHEAAAA3AAAAA8AAAAAAAAAAAAAAAAAmAIAAGRycy9k&#10;b3ducmV2LnhtbFBLBQYAAAAABAAEAPUAAACJAwAAAAA=&#10;" fillcolor="white [3201]" strokecolor="black [3200]" strokeweight="2pt">
                  <v:textbox>
                    <w:txbxContent>
                      <w:p w:rsidR="00914237" w:rsidRDefault="00914237" w:rsidP="00914237">
                        <w:pPr>
                          <w:rPr>
                            <w:lang w:val="en-CA"/>
                          </w:rPr>
                        </w:pPr>
                      </w:p>
                      <w:p w:rsidR="00914237" w:rsidRDefault="00914237" w:rsidP="00914237">
                        <w:pPr>
                          <w:jc w:val="center"/>
                          <w:rPr>
                            <w:lang w:val="en-CA"/>
                          </w:rPr>
                        </w:pPr>
                      </w:p>
                      <w:p w:rsidR="00914237" w:rsidRDefault="00914237" w:rsidP="00914237">
                        <w:pPr>
                          <w:jc w:val="center"/>
                          <w:rPr>
                            <w:lang w:val="en-CA"/>
                          </w:rPr>
                        </w:pPr>
                        <w:r>
                          <w:rPr>
                            <w:lang w:val="en-CA"/>
                          </w:rPr>
                          <w:t>(</w:t>
                        </w:r>
                        <w:proofErr w:type="gramStart"/>
                        <w:r>
                          <w:rPr>
                            <w:lang w:val="en-CA"/>
                          </w:rPr>
                          <w:t>existing</w:t>
                        </w:r>
                        <w:proofErr w:type="gramEnd"/>
                        <w:r>
                          <w:rPr>
                            <w:lang w:val="en-CA"/>
                          </w:rPr>
                          <w:t xml:space="preserve"> </w:t>
                        </w:r>
                      </w:p>
                      <w:p w:rsidR="00914237" w:rsidRDefault="00914237" w:rsidP="00914237">
                        <w:pPr>
                          <w:jc w:val="center"/>
                          <w:rPr>
                            <w:lang w:val="en-CA"/>
                          </w:rPr>
                        </w:pPr>
                        <w:proofErr w:type="gramStart"/>
                        <w:r>
                          <w:rPr>
                            <w:lang w:val="en-CA"/>
                          </w:rPr>
                          <w:t>memory</w:t>
                        </w:r>
                        <w:proofErr w:type="gramEnd"/>
                        <w:r>
                          <w:rPr>
                            <w:lang w:val="en-CA"/>
                          </w:rPr>
                          <w:t xml:space="preserve"> </w:t>
                        </w:r>
                      </w:p>
                      <w:p w:rsidR="00914237" w:rsidRDefault="00914237" w:rsidP="00914237">
                        <w:pPr>
                          <w:jc w:val="center"/>
                          <w:rPr>
                            <w:lang w:val="en-CA"/>
                          </w:rPr>
                        </w:pPr>
                        <w:proofErr w:type="gramStart"/>
                        <w:r>
                          <w:rPr>
                            <w:lang w:val="en-CA"/>
                          </w:rPr>
                          <w:t>space</w:t>
                        </w:r>
                        <w:proofErr w:type="gramEnd"/>
                        <w:r>
                          <w:rPr>
                            <w:lang w:val="en-CA"/>
                          </w:rPr>
                          <w:t>)</w:t>
                        </w:r>
                      </w:p>
                      <w:p w:rsidR="00914237" w:rsidRDefault="00914237" w:rsidP="00914237">
                        <w:pPr>
                          <w:rPr>
                            <w:lang w:val="en-CA"/>
                          </w:rPr>
                        </w:pPr>
                      </w:p>
                      <w:p w:rsidR="00914237" w:rsidRPr="00914237" w:rsidRDefault="00914237" w:rsidP="00914237">
                        <w:pPr>
                          <w:rPr>
                            <w:lang w:val="en-CA"/>
                          </w:rPr>
                        </w:pPr>
                      </w:p>
                    </w:txbxContent>
                  </v:textbox>
                </v:re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60" o:spid="_x0000_s1044" type="#_x0000_t44" style="position:absolute;left:41568;top:27879;width:10806;height:2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hncIA&#10;AADbAAAADwAAAGRycy9kb3ducmV2LnhtbERPTU/CQBC9k/AfNkPCTbZIUqGyEDAQ9Yal3qfdsa10&#10;Z5vuQqu/3j2YcHx53+vtYBpxo87VlhXMZxEI4sLqmksF2fn4sAThPLLGxjIp+CEH2814tMZE254/&#10;6Jb6UoQQdgkqqLxvEyldUZFBN7MtceC+bGfQB9iVUnfYh3DTyMcoiqXBmkNDhS29VFRc0qtR8Pt+&#10;/v6kp1Wzv/Ymy+PTIj+cXpWaTobdMwhPg7+L/91vWkEc1ocv4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GdwgAAANsAAAAPAAAAAAAAAAAAAAAAAJgCAABkcnMvZG93&#10;bnJldi54bWxQSwUGAAAAAAQABAD1AAAAhwMAAAAA&#10;" adj="-10964,25962,-2183,17896" fillcolor="white [3201]" strokecolor="black [3200]" strokeweight="2pt">
                  <v:textbox>
                    <w:txbxContent>
                      <w:p w:rsidR="00914237" w:rsidRPr="00914237" w:rsidRDefault="00914237" w:rsidP="00914237">
                        <w:pPr>
                          <w:jc w:val="center"/>
                          <w:rPr>
                            <w:lang w:val="en-CA"/>
                          </w:rPr>
                        </w:pPr>
                        <w:r>
                          <w:rPr>
                            <w:lang w:val="en-CA"/>
                          </w:rPr>
                          <w:t>0x0000</w:t>
                        </w:r>
                      </w:p>
                    </w:txbxContent>
                  </v:textbox>
                  <o:callout v:ext="edit" minusy="t"/>
                </v:shape>
                <v:shape id="Line Callout 1 (Accent Bar) 101" o:spid="_x0000_s1045" type="#_x0000_t44" style="position:absolute;left:41573;top:13373;width:10801;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MMIA&#10;AADcAAAADwAAAGRycy9kb3ducmV2LnhtbERPTWvCQBC9F/oflil4qxsVrEZXqWKpvWnU+5gdk9js&#10;bMiuJvrrXaHQ2zze50znrSnFlWpXWFbQ60YgiFOrC84U7Hdf7yMQziNrLC2Tghs5mM9eX6YYa9vw&#10;lq6Jz0QIYRejgtz7KpbSpTkZdF1bEQfuZGuDPsA6k7rGJoSbUvajaCgNFhwacqxomVP6m1yMgvvP&#10;7nygj3G5uDRmfxxuBsfV5lupzlv7OQHhqfX/4j/3Wof5UQ+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6cwwgAAANwAAAAPAAAAAAAAAAAAAAAAAJgCAABkcnMvZG93&#10;bnJldi54bWxQSwUGAAAAAAQABAD1AAAAhwMAAAAA&#10;" adj="-10964,25962,-2183,17896" fillcolor="white [3201]" strokecolor="black [3200]" strokeweight="2pt">
                  <v:textbox>
                    <w:txbxContent>
                      <w:p w:rsidR="00914237" w:rsidRDefault="00914237" w:rsidP="00914237">
                        <w:pPr>
                          <w:pStyle w:val="NormalWeb"/>
                          <w:spacing w:before="0" w:beforeAutospacing="0" w:after="60" w:afterAutospacing="0"/>
                          <w:jc w:val="center"/>
                        </w:pPr>
                        <w:r>
                          <w:rPr>
                            <w:rFonts w:eastAsia="Times New Roman"/>
                            <w:sz w:val="20"/>
                            <w:szCs w:val="20"/>
                            <w:lang w:val="en-CA"/>
                          </w:rPr>
                          <w:t>0x0800</w:t>
                        </w:r>
                      </w:p>
                    </w:txbxContent>
                  </v:textbox>
                  <o:callout v:ext="edit" minusy="t"/>
                </v:shape>
                <v:shape id="Line Callout 1 (Accent Bar) 102" o:spid="_x0000_s1046" type="#_x0000_t44" style="position:absolute;left:41573;top:1096;width:10801;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05R8IA&#10;AADcAAAADwAAAGRycy9kb3ducmV2LnhtbERPS2vCQBC+C/6HZQRvdaOC1dRVVBTbm6/ex+w0Sc3O&#10;huxqUn+9KxS8zcf3nOm8MYW4UeVyywr6vQgEcWJ1zqmC03HzNgbhPLLGwjIp+CMH81m7NcVY25r3&#10;dDv4VIQQdjEqyLwvYyldkpFB17MlceB+bGXQB1ilUldYh3BTyEEUjaTBnENDhiWtMkouh6tRcP86&#10;/n7T+6RYXmtzOo92w/N6t1Wq22kWHyA8Nf4l/nd/6jA/G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3TlHwgAAANwAAAAPAAAAAAAAAAAAAAAAAJgCAABkcnMvZG93&#10;bnJldi54bWxQSwUGAAAAAAQABAD1AAAAhwMAAAAA&#10;" adj="-10964,25962,-2183,17896" fillcolor="white [3201]" strokecolor="black [3200]" strokeweight="2pt">
                  <v:textbox>
                    <w:txbxContent>
                      <w:p w:rsidR="00914237" w:rsidRDefault="00914237" w:rsidP="00914237">
                        <w:pPr>
                          <w:pStyle w:val="NormalWeb"/>
                          <w:spacing w:before="0" w:beforeAutospacing="0" w:after="60" w:afterAutospacing="0"/>
                          <w:jc w:val="center"/>
                        </w:pPr>
                        <w:r>
                          <w:rPr>
                            <w:rFonts w:eastAsia="Times New Roman"/>
                            <w:sz w:val="20"/>
                            <w:szCs w:val="20"/>
                            <w:lang w:val="en-CA"/>
                          </w:rPr>
                          <w:t>0x0FFC</w:t>
                        </w:r>
                      </w:p>
                    </w:txbxContent>
                  </v:textbox>
                  <o:callout v:ext="edit" minusy="t"/>
                </v:shape>
                <w10:anchorlock/>
              </v:group>
            </w:pict>
          </mc:Fallback>
        </mc:AlternateContent>
      </w:r>
    </w:p>
    <w:p w:rsidR="00914237" w:rsidRDefault="00914237" w:rsidP="00914237">
      <w:pPr>
        <w:pStyle w:val="Caption"/>
      </w:pPr>
      <w:bookmarkStart w:id="34" w:name="_Toc384372661"/>
      <w:r>
        <w:t xml:space="preserve">Figure </w:t>
      </w:r>
      <w:fldSimple w:instr=" SEQ Figure \* ARABIC ">
        <w:r w:rsidR="006C311E">
          <w:rPr>
            <w:noProof/>
          </w:rPr>
          <w:t>3</w:t>
        </w:r>
      </w:fldSimple>
      <w:r>
        <w:t xml:space="preserve"> Memory </w:t>
      </w:r>
      <w:proofErr w:type="spellStart"/>
      <w:r>
        <w:t>space</w:t>
      </w:r>
      <w:proofErr w:type="spellEnd"/>
      <w:r>
        <w:t xml:space="preserve"> </w:t>
      </w:r>
      <w:proofErr w:type="spellStart"/>
      <w:r>
        <w:t>map</w:t>
      </w:r>
      <w:bookmarkEnd w:id="34"/>
      <w:proofErr w:type="spellEnd"/>
    </w:p>
    <w:p w:rsidR="00914237" w:rsidRDefault="005655AD" w:rsidP="00914237">
      <w:pPr>
        <w:rPr>
          <w:lang w:val="en-US"/>
        </w:rPr>
      </w:pPr>
      <w:r>
        <w:rPr>
          <w:lang w:val="en-US"/>
        </w:rPr>
        <w:t>The location of that space is hardcoded by both the BIOS and the FPGA implementation to 0x</w:t>
      </w:r>
      <w:r w:rsidRPr="005655AD">
        <w:rPr>
          <w:lang w:val="en-US"/>
        </w:rPr>
        <w:t>FEA00000</w:t>
      </w:r>
      <w:r>
        <w:rPr>
          <w:lang w:val="en-US"/>
        </w:rPr>
        <w:t xml:space="preserve">. </w:t>
      </w:r>
      <w:r w:rsidR="00914237">
        <w:rPr>
          <w:lang w:val="en-US"/>
        </w:rPr>
        <w:t xml:space="preserve">The existing </w:t>
      </w:r>
      <w:proofErr w:type="spellStart"/>
      <w:r w:rsidR="00914237">
        <w:rPr>
          <w:lang w:val="en-US"/>
        </w:rPr>
        <w:t>Spider_lpc</w:t>
      </w:r>
      <w:proofErr w:type="spellEnd"/>
      <w:r w:rsidR="00914237">
        <w:rPr>
          <w:lang w:val="en-US"/>
        </w:rPr>
        <w:t xml:space="preserve"> memory space, containing the FPGA Build ID, is </w:t>
      </w:r>
      <w:r>
        <w:rPr>
          <w:lang w:val="en-US"/>
        </w:rPr>
        <w:t>located in the first 2kbytes of the memory space.  The second 2kbyte of memory is reserved for the send frame buffer.  The software must write the buffer starting with the destination MAC address. Padding and CRC is added automatically by the hardware.</w:t>
      </w:r>
    </w:p>
    <w:p w:rsidR="005655AD" w:rsidRDefault="005655AD" w:rsidP="00914237">
      <w:pPr>
        <w:rPr>
          <w:lang w:val="en-US"/>
        </w:rPr>
      </w:pPr>
    </w:p>
    <w:p w:rsidR="005655AD" w:rsidRPr="00914237" w:rsidRDefault="005655AD" w:rsidP="00914237">
      <w:pPr>
        <w:rPr>
          <w:lang w:val="en-US"/>
        </w:rPr>
      </w:pPr>
      <w:r>
        <w:rPr>
          <w:lang w:val="en-US"/>
        </w:rPr>
        <w:t xml:space="preserve">Software must write the packet length </w:t>
      </w:r>
      <w:r w:rsidR="006C311E">
        <w:rPr>
          <w:lang w:val="en-US"/>
        </w:rPr>
        <w:t>(exclud</w:t>
      </w:r>
      <w:r>
        <w:rPr>
          <w:lang w:val="en-US"/>
        </w:rPr>
        <w:t xml:space="preserve">ing padding and CRC length) in the 11 LSB of the handshake DW. It should then set the next 5 bit (bit 15 to 11) to a non-zero value.  This indicates that the software hands over the buffer to the hardware to send the packet.  When the packet transmission is completed, the </w:t>
      </w:r>
      <w:proofErr w:type="spellStart"/>
      <w:r>
        <w:rPr>
          <w:lang w:val="en-US"/>
        </w:rPr>
        <w:t>Microblaze</w:t>
      </w:r>
      <w:proofErr w:type="spellEnd"/>
      <w:r>
        <w:rPr>
          <w:lang w:val="en-US"/>
        </w:rPr>
        <w:t xml:space="preserve"> will write back the Handshake DW to 0, thereby confirming that the packet transmission is completed.  This means that the</w:t>
      </w:r>
      <w:r w:rsidR="006C311E">
        <w:rPr>
          <w:lang w:val="en-US"/>
        </w:rPr>
        <w:t xml:space="preserve"> byte at 0xFFD must be the last byte written by the software.  Also, software must poll that byte and verify it is set back to 0 before writing again in the Send packet buffer.</w:t>
      </w:r>
    </w:p>
    <w:p w:rsidR="008F1ACD" w:rsidRDefault="008F1ACD" w:rsidP="008F1ACD">
      <w:pPr>
        <w:pStyle w:val="Heading2"/>
      </w:pPr>
      <w:bookmarkStart w:id="35" w:name="_Toc384372653"/>
      <w:r>
        <w:t>Second prototype</w:t>
      </w:r>
      <w:bookmarkEnd w:id="35"/>
    </w:p>
    <w:p w:rsidR="008F1ACD" w:rsidRDefault="008F1ACD" w:rsidP="008F1ACD">
      <w:pPr>
        <w:rPr>
          <w:lang w:val="en-US"/>
        </w:rPr>
      </w:pPr>
      <w:r>
        <w:rPr>
          <w:lang w:val="en-US"/>
        </w:rPr>
        <w:t>For the second prototype, we are going to use the same platform as the first prototype, but it is going to add a precise time reference to the system.  The goal is to generate an interrupt at fixed interval. The sleep functionality provided by Windows is imprecise and delay inaccuracy can add up a</w:t>
      </w:r>
      <w:r w:rsidR="00A94B05">
        <w:rPr>
          <w:lang w:val="en-US"/>
        </w:rPr>
        <w:t>nd packet transmission misses their deadlines.</w:t>
      </w:r>
    </w:p>
    <w:p w:rsidR="00A94B05" w:rsidRDefault="00A94B05" w:rsidP="008F1ACD">
      <w:pPr>
        <w:rPr>
          <w:lang w:val="en-US"/>
        </w:rPr>
      </w:pPr>
    </w:p>
    <w:p w:rsidR="00A94B05" w:rsidRDefault="00A94B05" w:rsidP="008F1ACD">
      <w:pPr>
        <w:rPr>
          <w:lang w:val="en-US"/>
        </w:rPr>
      </w:pPr>
      <w:r>
        <w:rPr>
          <w:lang w:val="en-US"/>
        </w:rPr>
        <w:t>This test will enable us to eliminate the sleep delay in the packet transmission and find what the other causes of transmission delays are.</w:t>
      </w:r>
    </w:p>
    <w:p w:rsidR="00A94B05" w:rsidRPr="008F1ACD" w:rsidRDefault="00A94B05" w:rsidP="00A94B05">
      <w:pPr>
        <w:pStyle w:val="Heading2"/>
      </w:pPr>
      <w:bookmarkStart w:id="36" w:name="_Toc384372654"/>
      <w:r>
        <w:t>Open issues and other prototypes</w:t>
      </w:r>
      <w:bookmarkEnd w:id="36"/>
    </w:p>
    <w:p w:rsidR="00411203" w:rsidRDefault="00E949EA" w:rsidP="00411203">
      <w:pPr>
        <w:rPr>
          <w:lang w:val="en-US"/>
        </w:rPr>
      </w:pPr>
      <w:r>
        <w:rPr>
          <w:lang w:val="en-US"/>
        </w:rPr>
        <w:t xml:space="preserve">We envision that both enhancement described previously may not fix all problem in all cases.  This section describes what we can plan as a final architecture to provide the best performance (lowest reliable cycle time).  </w:t>
      </w:r>
    </w:p>
    <w:p w:rsidR="00E949EA" w:rsidRDefault="00E949EA" w:rsidP="00411203">
      <w:pPr>
        <w:rPr>
          <w:lang w:val="en-US"/>
        </w:rPr>
      </w:pPr>
    </w:p>
    <w:p w:rsidR="00E949EA" w:rsidRDefault="00E949EA" w:rsidP="00411203">
      <w:pPr>
        <w:rPr>
          <w:lang w:val="en-US"/>
        </w:rPr>
      </w:pPr>
      <w:r>
        <w:rPr>
          <w:lang w:val="en-US"/>
        </w:rPr>
        <w:t>It may be difficult or impossible to implement those models on the Y7449-01 prototype because of the limited internal memory, so we may have to wait for a new platform to prove those concepts.</w:t>
      </w:r>
    </w:p>
    <w:p w:rsidR="00E949EA" w:rsidRDefault="00E949EA" w:rsidP="00E949EA">
      <w:pPr>
        <w:pStyle w:val="Heading3"/>
        <w:rPr>
          <w:noProof/>
          <w:lang w:eastAsia="fr-CA"/>
        </w:rPr>
      </w:pPr>
      <w:bookmarkStart w:id="37" w:name="_Toc384372655"/>
      <w:r w:rsidRPr="00E949EA">
        <w:rPr>
          <w:lang w:val="en-US"/>
        </w:rPr>
        <w:lastRenderedPageBreak/>
        <w:t>Third prototype</w:t>
      </w:r>
      <w:bookmarkEnd w:id="37"/>
    </w:p>
    <w:p w:rsidR="00E949EA" w:rsidRDefault="00E949EA" w:rsidP="00E949EA">
      <w:pPr>
        <w:rPr>
          <w:lang w:val="en-US" w:eastAsia="fr-CA"/>
        </w:rPr>
      </w:pPr>
      <w:r>
        <w:rPr>
          <w:lang w:val="en-US" w:eastAsia="fr-CA"/>
        </w:rPr>
        <w:t xml:space="preserve">As another step to make the system more reliable, we should try to put the periodic packet generation in the </w:t>
      </w:r>
      <w:proofErr w:type="spellStart"/>
      <w:r>
        <w:rPr>
          <w:lang w:val="en-US" w:eastAsia="fr-CA"/>
        </w:rPr>
        <w:t>Microblaze</w:t>
      </w:r>
      <w:proofErr w:type="spellEnd"/>
      <w:r>
        <w:rPr>
          <w:lang w:val="en-US" w:eastAsia="fr-CA"/>
        </w:rPr>
        <w:t xml:space="preserve"> processor.  Graphic</w:t>
      </w:r>
      <w:r w:rsidR="00000DA9">
        <w:rPr>
          <w:lang w:val="en-US" w:eastAsia="fr-CA"/>
        </w:rPr>
        <w:t xml:space="preserve">ally, this means moving a part of the </w:t>
      </w:r>
      <w:proofErr w:type="spellStart"/>
      <w:r w:rsidR="00000DA9">
        <w:rPr>
          <w:lang w:val="en-US" w:eastAsia="fr-CA"/>
        </w:rPr>
        <w:t>Profinet</w:t>
      </w:r>
      <w:proofErr w:type="spellEnd"/>
      <w:r w:rsidR="00000DA9">
        <w:rPr>
          <w:lang w:val="en-US" w:eastAsia="fr-CA"/>
        </w:rPr>
        <w:t xml:space="preserve"> stack to the </w:t>
      </w:r>
      <w:proofErr w:type="spellStart"/>
      <w:r w:rsidR="00000DA9">
        <w:rPr>
          <w:lang w:val="en-US" w:eastAsia="fr-CA"/>
        </w:rPr>
        <w:t>Microblaze</w:t>
      </w:r>
      <w:proofErr w:type="spellEnd"/>
      <w:r w:rsidR="00000DA9">
        <w:rPr>
          <w:lang w:val="en-US" w:eastAsia="fr-CA"/>
        </w:rPr>
        <w:t xml:space="preserve"> processor.  This would make sure we do not miss any real-time deadlines.  However, it may be difficult to split the existing </w:t>
      </w:r>
      <w:proofErr w:type="spellStart"/>
      <w:r w:rsidR="00000DA9">
        <w:rPr>
          <w:lang w:val="en-US" w:eastAsia="fr-CA"/>
        </w:rPr>
        <w:t>Profinet</w:t>
      </w:r>
      <w:proofErr w:type="spellEnd"/>
      <w:r w:rsidR="00000DA9">
        <w:rPr>
          <w:lang w:val="en-US" w:eastAsia="fr-CA"/>
        </w:rPr>
        <w:t xml:space="preserve"> stack code this way.  </w:t>
      </w:r>
      <w:proofErr w:type="gramStart"/>
      <w:r w:rsidR="00000DA9">
        <w:rPr>
          <w:lang w:val="en-US" w:eastAsia="fr-CA"/>
        </w:rPr>
        <w:t>This idea as to be reviewed by the software team.</w:t>
      </w:r>
      <w:proofErr w:type="gramEnd"/>
    </w:p>
    <w:p w:rsidR="00000DA9" w:rsidRDefault="00000DA9" w:rsidP="00000DA9">
      <w:pPr>
        <w:pStyle w:val="Heading3"/>
        <w:rPr>
          <w:lang w:val="en-US" w:eastAsia="fr-CA"/>
        </w:rPr>
      </w:pPr>
      <w:bookmarkStart w:id="38" w:name="_Toc384372656"/>
      <w:r>
        <w:rPr>
          <w:lang w:val="en-US" w:eastAsia="fr-CA"/>
        </w:rPr>
        <w:t>Fourth prototype</w:t>
      </w:r>
      <w:bookmarkEnd w:id="38"/>
    </w:p>
    <w:p w:rsidR="00000DA9" w:rsidRDefault="00000DA9" w:rsidP="00000DA9">
      <w:pPr>
        <w:rPr>
          <w:lang w:val="en-US" w:eastAsia="fr-CA"/>
        </w:rPr>
      </w:pPr>
      <w:r>
        <w:rPr>
          <w:lang w:val="en-US" w:eastAsia="fr-CA"/>
        </w:rPr>
        <w:t xml:space="preserve">The next step would be to move the whole real-time stack in the </w:t>
      </w:r>
      <w:proofErr w:type="spellStart"/>
      <w:r>
        <w:rPr>
          <w:lang w:val="en-US" w:eastAsia="fr-CA"/>
        </w:rPr>
        <w:t>Microblaze</w:t>
      </w:r>
      <w:proofErr w:type="spellEnd"/>
      <w:r>
        <w:rPr>
          <w:lang w:val="en-US" w:eastAsia="fr-CA"/>
        </w:rPr>
        <w:t>. Graphically:</w:t>
      </w:r>
    </w:p>
    <w:p w:rsidR="00BF6A9F" w:rsidRDefault="00BF6A9F" w:rsidP="00BF6A9F">
      <w:pPr>
        <w:keepNext/>
      </w:pPr>
      <w:r>
        <w:rPr>
          <w:noProof/>
          <w:lang w:eastAsia="fr-CA"/>
        </w:rPr>
        <w:drawing>
          <wp:inline distT="0" distB="0" distL="0" distR="0" wp14:anchorId="1F1A7BCF" wp14:editId="560C851F">
            <wp:extent cx="5179695" cy="4322445"/>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9695" cy="4322445"/>
                    </a:xfrm>
                    <a:prstGeom prst="rect">
                      <a:avLst/>
                    </a:prstGeom>
                    <a:noFill/>
                    <a:ln>
                      <a:noFill/>
                    </a:ln>
                  </pic:spPr>
                </pic:pic>
              </a:graphicData>
            </a:graphic>
          </wp:inline>
        </w:drawing>
      </w:r>
    </w:p>
    <w:p w:rsidR="00000DA9" w:rsidRDefault="00BF6A9F" w:rsidP="00BF6A9F">
      <w:pPr>
        <w:pStyle w:val="Caption"/>
        <w:rPr>
          <w:lang w:val="en-US" w:eastAsia="fr-CA"/>
        </w:rPr>
      </w:pPr>
      <w:bookmarkStart w:id="39" w:name="_Toc384372662"/>
      <w:r>
        <w:t xml:space="preserve">Figure </w:t>
      </w:r>
      <w:fldSimple w:instr=" SEQ Figure \* ARABIC ">
        <w:r w:rsidR="006C311E">
          <w:rPr>
            <w:noProof/>
          </w:rPr>
          <w:t>4</w:t>
        </w:r>
      </w:fldSimple>
      <w:r>
        <w:t xml:space="preserve"> Real-Time part of the </w:t>
      </w:r>
      <w:proofErr w:type="spellStart"/>
      <w:r>
        <w:t>stack</w:t>
      </w:r>
      <w:bookmarkEnd w:id="39"/>
      <w:proofErr w:type="spellEnd"/>
    </w:p>
    <w:p w:rsidR="00000DA9" w:rsidRDefault="00BF6A9F" w:rsidP="00000DA9">
      <w:pPr>
        <w:rPr>
          <w:lang w:val="en-US" w:eastAsia="fr-CA"/>
        </w:rPr>
      </w:pPr>
      <w:r>
        <w:rPr>
          <w:lang w:val="en-US" w:eastAsia="fr-CA"/>
        </w:rPr>
        <w:t xml:space="preserve">This would imply that all the </w:t>
      </w:r>
      <w:proofErr w:type="spellStart"/>
      <w:r>
        <w:rPr>
          <w:lang w:val="en-US" w:eastAsia="fr-CA"/>
        </w:rPr>
        <w:t>EtherType</w:t>
      </w:r>
      <w:proofErr w:type="spellEnd"/>
      <w:r>
        <w:rPr>
          <w:lang w:val="en-US" w:eastAsia="fr-CA"/>
        </w:rPr>
        <w:t xml:space="preserve"> 0x8892 traffic is redirected onto the NCSI. Then, the communication that has to go through the LPC bus is only the internal communication between some modules of the stack. If it is too complex to split the stack at that layer, it may be simpler to consider the next option shown below.</w:t>
      </w:r>
    </w:p>
    <w:p w:rsidR="00BF6A9F" w:rsidRDefault="00BF6A9F" w:rsidP="00BF6A9F">
      <w:pPr>
        <w:pStyle w:val="Heading3"/>
        <w:rPr>
          <w:lang w:val="en-US" w:eastAsia="fr-CA"/>
        </w:rPr>
      </w:pPr>
      <w:bookmarkStart w:id="40" w:name="_Toc384372657"/>
      <w:r>
        <w:rPr>
          <w:lang w:val="en-US" w:eastAsia="fr-CA"/>
        </w:rPr>
        <w:t>Fifth prototype</w:t>
      </w:r>
      <w:bookmarkEnd w:id="40"/>
    </w:p>
    <w:p w:rsidR="00BF6A9F" w:rsidRDefault="00BF6A9F" w:rsidP="00BF6A9F">
      <w:pPr>
        <w:rPr>
          <w:lang w:val="en-CA" w:eastAsia="fr-CA"/>
        </w:rPr>
      </w:pPr>
      <w:r>
        <w:rPr>
          <w:lang w:val="en-US" w:eastAsia="fr-CA"/>
        </w:rPr>
        <w:t xml:space="preserve">We could also </w:t>
      </w:r>
      <w:r w:rsidR="00C607D9">
        <w:rPr>
          <w:lang w:val="en-US" w:eastAsia="fr-CA"/>
        </w:rPr>
        <w:t xml:space="preserve">put the complete </w:t>
      </w:r>
      <w:proofErr w:type="spellStart"/>
      <w:r w:rsidR="00C607D9">
        <w:rPr>
          <w:lang w:val="en-US" w:eastAsia="fr-CA"/>
        </w:rPr>
        <w:t>Profinet</w:t>
      </w:r>
      <w:proofErr w:type="spellEnd"/>
      <w:r w:rsidR="00C607D9">
        <w:rPr>
          <w:lang w:val="en-US" w:eastAsia="fr-CA"/>
        </w:rPr>
        <w:t xml:space="preserve"> stack within </w:t>
      </w:r>
      <w:proofErr w:type="spellStart"/>
      <w:r w:rsidR="00C607D9">
        <w:rPr>
          <w:lang w:val="en-US" w:eastAsia="fr-CA"/>
        </w:rPr>
        <w:t>Microblaze</w:t>
      </w:r>
      <w:proofErr w:type="spellEnd"/>
      <w:r w:rsidR="00C607D9">
        <w:rPr>
          <w:lang w:val="en-US" w:eastAsia="fr-CA"/>
        </w:rPr>
        <w:t xml:space="preserve"> processor.  The development environment already features TCP/</w:t>
      </w:r>
      <w:r w:rsidR="00C607D9">
        <w:rPr>
          <w:lang w:val="en-CA" w:eastAsia="fr-CA"/>
        </w:rPr>
        <w:t xml:space="preserve">IP stack and offers a POSIX kernel, with multi-priority task scheduling, </w:t>
      </w:r>
      <w:proofErr w:type="spellStart"/>
      <w:r w:rsidR="00C607D9">
        <w:rPr>
          <w:lang w:val="en-CA" w:eastAsia="fr-CA"/>
        </w:rPr>
        <w:t>interprocess</w:t>
      </w:r>
      <w:proofErr w:type="spellEnd"/>
      <w:r w:rsidR="00C607D9">
        <w:rPr>
          <w:lang w:val="en-CA" w:eastAsia="fr-CA"/>
        </w:rPr>
        <w:t xml:space="preserve"> communication, etc. This may be simpler to do since only modification to the adaptation layers of the </w:t>
      </w:r>
      <w:proofErr w:type="spellStart"/>
      <w:r w:rsidR="00C607D9">
        <w:rPr>
          <w:lang w:val="en-CA" w:eastAsia="fr-CA"/>
        </w:rPr>
        <w:t>Profinet</w:t>
      </w:r>
      <w:proofErr w:type="spellEnd"/>
      <w:r w:rsidR="00C607D9">
        <w:rPr>
          <w:lang w:val="en-CA" w:eastAsia="fr-CA"/>
        </w:rPr>
        <w:t xml:space="preserve"> stack would be required. The LPC interface would only need to transport the information between the Application and the IOD Control program shown on the figure above.</w:t>
      </w:r>
    </w:p>
    <w:p w:rsidR="00C607D9" w:rsidRDefault="00C607D9" w:rsidP="00BF6A9F">
      <w:pPr>
        <w:rPr>
          <w:lang w:val="en-CA" w:eastAsia="fr-CA"/>
        </w:rPr>
      </w:pPr>
    </w:p>
    <w:p w:rsidR="00C607D9" w:rsidRPr="00C607D9" w:rsidRDefault="00C607D9" w:rsidP="00BF6A9F">
      <w:pPr>
        <w:rPr>
          <w:lang w:val="en-CA" w:eastAsia="fr-CA"/>
        </w:rPr>
      </w:pPr>
      <w:r>
        <w:rPr>
          <w:lang w:val="en-CA" w:eastAsia="fr-CA"/>
        </w:rPr>
        <w:lastRenderedPageBreak/>
        <w:t xml:space="preserve">Note that in this scenario, more memory will be required, </w:t>
      </w:r>
      <w:r w:rsidR="009C7512">
        <w:rPr>
          <w:lang w:val="en-CA" w:eastAsia="fr-CA"/>
        </w:rPr>
        <w:t xml:space="preserve">for both the code and the data of the </w:t>
      </w:r>
      <w:proofErr w:type="spellStart"/>
      <w:r w:rsidR="009C7512">
        <w:rPr>
          <w:lang w:val="en-CA" w:eastAsia="fr-CA"/>
        </w:rPr>
        <w:t>Microblaze</w:t>
      </w:r>
      <w:proofErr w:type="spellEnd"/>
      <w:r w:rsidR="009C7512">
        <w:rPr>
          <w:lang w:val="en-CA" w:eastAsia="fr-CA"/>
        </w:rPr>
        <w:t>.  If we consider this option because it will be more efficient (vs LPC bus and vs implementation time), we should considered the cost of larger FPGA or the cost of adding external memory to the FPGA, as an option.  Also, we could consider executing code from the SPI flash, which may or may not be feasible.</w:t>
      </w:r>
    </w:p>
    <w:p w:rsidR="0087473E" w:rsidRPr="0021721A" w:rsidRDefault="0087473E" w:rsidP="00AC26EB">
      <w:pPr>
        <w:pStyle w:val="Heading1"/>
      </w:pPr>
      <w:bookmarkStart w:id="41" w:name="APPENDIX_B"/>
      <w:bookmarkStart w:id="42" w:name="_Toc260297607"/>
      <w:bookmarkStart w:id="43" w:name="_Toc384372658"/>
      <w:r w:rsidRPr="0021721A">
        <w:t xml:space="preserve">APPENDIX </w:t>
      </w:r>
      <w:bookmarkEnd w:id="41"/>
      <w:r w:rsidR="00C63493" w:rsidRPr="0021721A">
        <w:t>A</w:t>
      </w:r>
      <w:r w:rsidRPr="0021721A">
        <w:t>: RELATED DOCUMENTS</w:t>
      </w:r>
      <w:bookmarkEnd w:id="42"/>
      <w:bookmarkEnd w:id="43"/>
    </w:p>
    <w:p w:rsidR="0087473E" w:rsidRDefault="0087473E" w:rsidP="0087473E">
      <w:pPr>
        <w:rPr>
          <w:lang w:val="en-US"/>
        </w:rPr>
      </w:pPr>
    </w:p>
    <w:p w:rsidR="00044D0C" w:rsidRPr="000C558C" w:rsidRDefault="000C558C" w:rsidP="0087473E">
      <w:pPr>
        <w:rPr>
          <w:lang w:val="en-CA"/>
        </w:rPr>
      </w:pPr>
      <w:proofErr w:type="gramStart"/>
      <w:r>
        <w:rPr>
          <w:lang w:val="en-US"/>
        </w:rPr>
        <w:t>Intel</w:t>
      </w:r>
      <w:r w:rsidR="00D331EE">
        <w:rPr>
          <w:lang w:val="en-US"/>
        </w:rPr>
        <w:t xml:space="preserve">, </w:t>
      </w:r>
      <w:r>
        <w:rPr>
          <w:u w:val="single"/>
          <w:lang w:val="en-US"/>
        </w:rPr>
        <w:t>Intel Low Pin Count (LPC) Interface Specification</w:t>
      </w:r>
      <w:r w:rsidR="00D331EE">
        <w:rPr>
          <w:lang w:val="en-US"/>
        </w:rPr>
        <w:t>, (</w:t>
      </w:r>
      <w:r>
        <w:rPr>
          <w:lang w:val="en-US"/>
        </w:rPr>
        <w:t xml:space="preserve">revision </w:t>
      </w:r>
      <w:r w:rsidR="00D331EE">
        <w:rPr>
          <w:lang w:val="en-US"/>
        </w:rPr>
        <w:t>1.</w:t>
      </w:r>
      <w:r>
        <w:rPr>
          <w:lang w:val="en-US"/>
        </w:rPr>
        <w:t>1</w:t>
      </w:r>
      <w:r w:rsidR="00D331EE">
        <w:rPr>
          <w:lang w:val="en-US"/>
        </w:rPr>
        <w:t xml:space="preserve">) </w:t>
      </w:r>
      <w:r>
        <w:rPr>
          <w:lang w:val="en-US"/>
        </w:rPr>
        <w:t>August 2002,</w:t>
      </w:r>
      <w:r w:rsidR="00D331EE">
        <w:rPr>
          <w:lang w:val="en-US"/>
        </w:rPr>
        <w:t xml:space="preserve"> </w:t>
      </w:r>
      <w:hyperlink r:id="rId14" w:history="1">
        <w:r w:rsidRPr="000C558C">
          <w:rPr>
            <w:rStyle w:val="Hyperlink"/>
            <w:lang w:val="en-CA"/>
          </w:rPr>
          <w:t>http://www.intel.com/design/chipsets/industry/25128901.pdf</w:t>
        </w:r>
      </w:hyperlink>
      <w:r w:rsidRPr="000C558C">
        <w:rPr>
          <w:lang w:val="en-CA"/>
        </w:rPr>
        <w:t xml:space="preserve"> .</w:t>
      </w:r>
      <w:proofErr w:type="gramEnd"/>
    </w:p>
    <w:p w:rsidR="006530AD" w:rsidRDefault="006530AD" w:rsidP="0087473E">
      <w:pPr>
        <w:jc w:val="both"/>
        <w:rPr>
          <w:lang w:val="en-US"/>
        </w:rPr>
      </w:pPr>
    </w:p>
    <w:p w:rsidR="00D8689E" w:rsidRPr="00D8689E" w:rsidRDefault="00D8689E" w:rsidP="00D8689E">
      <w:pPr>
        <w:jc w:val="both"/>
        <w:rPr>
          <w:lang w:val="en-CA"/>
        </w:rPr>
      </w:pPr>
      <w:r w:rsidRPr="00D64665">
        <w:rPr>
          <w:lang w:val="en-CA"/>
        </w:rPr>
        <w:t xml:space="preserve">DMTF, </w:t>
      </w:r>
      <w:r w:rsidRPr="00D8689E">
        <w:rPr>
          <w:lang w:val="en-CA"/>
        </w:rPr>
        <w:t xml:space="preserve">Network Controller Sideband Interface (NC-SI) </w:t>
      </w:r>
      <w:r>
        <w:rPr>
          <w:lang w:val="en-CA"/>
        </w:rPr>
        <w:t>Specification, (Version 1.0.1) January 24, 2013,</w:t>
      </w:r>
    </w:p>
    <w:p w:rsidR="00D8689E" w:rsidRPr="00D64665" w:rsidRDefault="00161941" w:rsidP="00D8689E">
      <w:pPr>
        <w:jc w:val="both"/>
        <w:rPr>
          <w:lang w:val="en-CA"/>
        </w:rPr>
      </w:pPr>
      <w:hyperlink r:id="rId15" w:history="1">
        <w:r w:rsidR="00D8689E" w:rsidRPr="00D64665">
          <w:rPr>
            <w:rStyle w:val="Hyperlink"/>
            <w:lang w:val="en-CA"/>
          </w:rPr>
          <w:t>http://www.dmtf.org/sites/default/files/standards/documents/DSP0222_1.0.1.pdf</w:t>
        </w:r>
      </w:hyperlink>
      <w:r w:rsidR="00D8689E" w:rsidRPr="00D64665">
        <w:rPr>
          <w:lang w:val="en-CA"/>
        </w:rPr>
        <w:t xml:space="preserve"> </w:t>
      </w:r>
    </w:p>
    <w:p w:rsidR="0087473E" w:rsidRPr="00D64665" w:rsidRDefault="0087473E" w:rsidP="00971D55">
      <w:pPr>
        <w:ind w:left="3686" w:right="-119"/>
        <w:rPr>
          <w:sz w:val="24"/>
          <w:szCs w:val="24"/>
          <w:lang w:val="en-CA"/>
        </w:rPr>
      </w:pPr>
    </w:p>
    <w:sectPr w:rsidR="0087473E" w:rsidRPr="00D64665" w:rsidSect="0087473E">
      <w:headerReference w:type="default" r:id="rId16"/>
      <w:footerReference w:type="default" r:id="rId17"/>
      <w:type w:val="continuous"/>
      <w:pgSz w:w="12242" w:h="15842"/>
      <w:pgMar w:top="2127" w:right="1021" w:bottom="1440" w:left="1701" w:header="567" w:footer="58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941" w:rsidRDefault="00161941">
      <w:r>
        <w:separator/>
      </w:r>
    </w:p>
    <w:p w:rsidR="00161941" w:rsidRDefault="00161941"/>
  </w:endnote>
  <w:endnote w:type="continuationSeparator" w:id="0">
    <w:p w:rsidR="00161941" w:rsidRDefault="00161941">
      <w:r>
        <w:continuationSeparator/>
      </w:r>
    </w:p>
    <w:p w:rsidR="00161941" w:rsidRDefault="00161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embedRegular r:id="rId1" w:fontKey="{CDA9E607-0921-4FEC-A42C-006A31BAF360}"/>
    <w:embedBold r:id="rId2" w:fontKey="{04CA0E61-75CB-4486-B248-E1831EC870D4}"/>
    <w:embedBoldItalic r:id="rId3" w:fontKey="{446B175C-19FE-469F-8921-FA68E7297000}"/>
  </w:font>
  <w:font w:name="Arial">
    <w:panose1 w:val="020B0604020202020204"/>
    <w:charset w:val="00"/>
    <w:family w:val="swiss"/>
    <w:pitch w:val="variable"/>
    <w:sig w:usb0="E0002AFF" w:usb1="C0007843" w:usb2="00000009" w:usb3="00000000" w:csb0="000001FF" w:csb1="00000000"/>
  </w:font>
  <w:font w:name="Blippo Blk BT">
    <w:altName w:val="Arial"/>
    <w:charset w:val="00"/>
    <w:family w:val="swiss"/>
    <w:pitch w:val="variable"/>
    <w:sig w:usb0="20007A87" w:usb1="80000000" w:usb2="00000008" w:usb3="00000000" w:csb0="000001FF" w:csb1="00000000"/>
  </w:font>
  <w:font w:name="TimesNewRomanPS">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embedRegular r:id="rId4" w:subsetted="1" w:fontKey="{8561998F-0990-4362-AD6F-F38ED01A145B}"/>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665" w:rsidRPr="00FA1C22" w:rsidRDefault="00D64665" w:rsidP="00D1395C">
    <w:pPr>
      <w:pStyle w:val="Footer"/>
      <w:pBdr>
        <w:top w:val="single" w:sz="8" w:space="1" w:color="auto"/>
      </w:pBdr>
      <w:tabs>
        <w:tab w:val="clear" w:pos="8640"/>
        <w:tab w:val="right" w:pos="9900"/>
      </w:tabs>
      <w:rPr>
        <w:lang w:val="en-US"/>
      </w:rPr>
    </w:pPr>
    <w:r w:rsidRPr="00FA1C22">
      <w:rPr>
        <w:sz w:val="24"/>
        <w:szCs w:val="24"/>
        <w:lang w:val="en-US"/>
      </w:rPr>
      <w:t xml:space="preserve">Matrox confidential information, </w:t>
    </w:r>
    <w:r w:rsidRPr="00FA1C22">
      <w:rPr>
        <w:rStyle w:val="PageNumber"/>
        <w:sz w:val="24"/>
        <w:szCs w:val="24"/>
        <w:lang w:val="en-US"/>
      </w:rPr>
      <w:t>Preliminary, Subject to change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941" w:rsidRDefault="00161941">
      <w:r>
        <w:separator/>
      </w:r>
    </w:p>
    <w:p w:rsidR="00161941" w:rsidRDefault="00161941"/>
  </w:footnote>
  <w:footnote w:type="continuationSeparator" w:id="0">
    <w:p w:rsidR="00161941" w:rsidRDefault="00161941">
      <w:r>
        <w:continuationSeparator/>
      </w:r>
    </w:p>
    <w:p w:rsidR="00161941" w:rsidRDefault="001619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61" w:type="dxa"/>
      <w:tblInd w:w="-743" w:type="dxa"/>
      <w:tblLayout w:type="fixed"/>
      <w:tblLook w:val="0000" w:firstRow="0" w:lastRow="0" w:firstColumn="0" w:lastColumn="0" w:noHBand="0" w:noVBand="0"/>
    </w:tblPr>
    <w:tblGrid>
      <w:gridCol w:w="2269"/>
      <w:gridCol w:w="3888"/>
      <w:gridCol w:w="2963"/>
      <w:gridCol w:w="1541"/>
    </w:tblGrid>
    <w:tr w:rsidR="00D64665" w:rsidRPr="00FA1C22" w:rsidTr="00CE0C4E">
      <w:trPr>
        <w:trHeight w:val="564"/>
      </w:trPr>
      <w:tc>
        <w:tcPr>
          <w:tcW w:w="2269" w:type="dxa"/>
          <w:tcBorders>
            <w:top w:val="single" w:sz="4" w:space="0" w:color="auto"/>
            <w:left w:val="single" w:sz="4" w:space="0" w:color="auto"/>
            <w:right w:val="single" w:sz="6" w:space="0" w:color="auto"/>
          </w:tcBorders>
        </w:tcPr>
        <w:p w:rsidR="00D64665" w:rsidRDefault="00D64665" w:rsidP="000D71DE">
          <w:pPr>
            <w:pStyle w:val="Header"/>
            <w:jc w:val="center"/>
            <w:rPr>
              <w:b/>
              <w:i/>
              <w:sz w:val="18"/>
            </w:rPr>
          </w:pPr>
          <w:proofErr w:type="spellStart"/>
          <w:r w:rsidRPr="000D71DE">
            <w:rPr>
              <w:rFonts w:ascii="Blippo Blk BT" w:hAnsi="Blippo Blk BT"/>
              <w:sz w:val="56"/>
              <w:szCs w:val="56"/>
            </w:rPr>
            <w:t>matrox</w:t>
          </w:r>
          <w:proofErr w:type="spellEnd"/>
        </w:p>
      </w:tc>
      <w:tc>
        <w:tcPr>
          <w:tcW w:w="8392" w:type="dxa"/>
          <w:gridSpan w:val="3"/>
          <w:tcBorders>
            <w:top w:val="single" w:sz="4" w:space="0" w:color="auto"/>
            <w:left w:val="nil"/>
            <w:bottom w:val="single" w:sz="6" w:space="0" w:color="auto"/>
            <w:right w:val="single" w:sz="4" w:space="0" w:color="auto"/>
          </w:tcBorders>
        </w:tcPr>
        <w:p w:rsidR="00D64665" w:rsidRPr="00FA1C22" w:rsidRDefault="00D64665" w:rsidP="00321473">
          <w:pPr>
            <w:pStyle w:val="Header"/>
            <w:tabs>
              <w:tab w:val="clear" w:pos="4320"/>
            </w:tabs>
            <w:rPr>
              <w:b/>
              <w:i/>
              <w:sz w:val="18"/>
              <w:lang w:val="en-US"/>
            </w:rPr>
          </w:pPr>
          <w:r w:rsidRPr="00FA1C22">
            <w:rPr>
              <w:i/>
              <w:sz w:val="18"/>
              <w:lang w:val="en-US"/>
            </w:rPr>
            <w:t>TITRE</w:t>
          </w:r>
        </w:p>
        <w:p w:rsidR="00D64665" w:rsidRPr="00FA1C22" w:rsidRDefault="00D64665" w:rsidP="00546A7E">
          <w:pPr>
            <w:pStyle w:val="Header"/>
            <w:jc w:val="center"/>
            <w:rPr>
              <w:b/>
              <w:sz w:val="28"/>
              <w:lang w:val="en-US"/>
            </w:rPr>
          </w:pPr>
          <w:proofErr w:type="spellStart"/>
          <w:r w:rsidRPr="00D64665">
            <w:rPr>
              <w:b/>
              <w:sz w:val="28"/>
              <w:lang w:val="en-US"/>
            </w:rPr>
            <w:t>Profinet</w:t>
          </w:r>
          <w:proofErr w:type="spellEnd"/>
          <w:r w:rsidRPr="00D64665">
            <w:rPr>
              <w:b/>
              <w:sz w:val="28"/>
              <w:lang w:val="en-US"/>
            </w:rPr>
            <w:t xml:space="preserve"> in FPGA specification</w:t>
          </w:r>
        </w:p>
      </w:tc>
    </w:tr>
    <w:tr w:rsidR="00D64665" w:rsidTr="00CE0C4E">
      <w:trPr>
        <w:cantSplit/>
        <w:trHeight w:hRule="exact" w:val="599"/>
      </w:trPr>
      <w:tc>
        <w:tcPr>
          <w:tcW w:w="2269" w:type="dxa"/>
          <w:tcBorders>
            <w:left w:val="single" w:sz="4" w:space="0" w:color="auto"/>
            <w:bottom w:val="single" w:sz="4" w:space="0" w:color="auto"/>
            <w:right w:val="single" w:sz="6" w:space="0" w:color="auto"/>
          </w:tcBorders>
        </w:tcPr>
        <w:p w:rsidR="00D64665" w:rsidRDefault="00D64665" w:rsidP="000D71DE">
          <w:pPr>
            <w:pStyle w:val="Header"/>
            <w:jc w:val="center"/>
            <w:rPr>
              <w:b/>
              <w:i/>
              <w:sz w:val="18"/>
            </w:rPr>
          </w:pPr>
          <w:proofErr w:type="spellStart"/>
          <w:r w:rsidRPr="000D71DE">
            <w:rPr>
              <w:rFonts w:ascii="Verdana" w:hAnsi="Verdana"/>
              <w:sz w:val="32"/>
              <w:szCs w:val="32"/>
            </w:rPr>
            <w:t>imaging</w:t>
          </w:r>
          <w:proofErr w:type="spellEnd"/>
        </w:p>
      </w:tc>
      <w:tc>
        <w:tcPr>
          <w:tcW w:w="3888" w:type="dxa"/>
          <w:tcBorders>
            <w:left w:val="single" w:sz="6" w:space="0" w:color="auto"/>
            <w:bottom w:val="single" w:sz="4" w:space="0" w:color="auto"/>
            <w:right w:val="single" w:sz="6" w:space="0" w:color="auto"/>
          </w:tcBorders>
        </w:tcPr>
        <w:p w:rsidR="00D64665" w:rsidRDefault="00D64665" w:rsidP="00321473">
          <w:pPr>
            <w:pStyle w:val="Header"/>
            <w:tabs>
              <w:tab w:val="clear" w:pos="4320"/>
            </w:tabs>
            <w:rPr>
              <w:b/>
              <w:sz w:val="22"/>
            </w:rPr>
          </w:pPr>
          <w:r>
            <w:rPr>
              <w:i/>
              <w:sz w:val="18"/>
            </w:rPr>
            <w:t>NUMÉRO ET RÉVISION</w:t>
          </w:r>
          <w:r>
            <w:rPr>
              <w:b/>
              <w:sz w:val="22"/>
            </w:rPr>
            <w:t xml:space="preserve"> </w:t>
          </w:r>
        </w:p>
        <w:p w:rsidR="00D64665" w:rsidRDefault="00D64665" w:rsidP="00F621EF">
          <w:pPr>
            <w:pStyle w:val="Header"/>
            <w:tabs>
              <w:tab w:val="clear" w:pos="4320"/>
            </w:tabs>
            <w:jc w:val="center"/>
          </w:pPr>
          <w:r>
            <w:rPr>
              <w:b/>
              <w:sz w:val="22"/>
            </w:rPr>
            <w:t>661-ARHW-002-0.</w:t>
          </w:r>
          <w:ins w:id="44" w:author="Jean-Francois Larin" w:date="2014-04-04T13:12:00Z">
            <w:r w:rsidR="00F621EF">
              <w:rPr>
                <w:b/>
                <w:sz w:val="22"/>
              </w:rPr>
              <w:t>0</w:t>
            </w:r>
            <w:r w:rsidR="00F621EF">
              <w:rPr>
                <w:b/>
                <w:sz w:val="22"/>
              </w:rPr>
              <w:t>2</w:t>
            </w:r>
          </w:ins>
        </w:p>
      </w:tc>
      <w:tc>
        <w:tcPr>
          <w:tcW w:w="2963" w:type="dxa"/>
          <w:tcBorders>
            <w:left w:val="single" w:sz="6" w:space="0" w:color="auto"/>
            <w:bottom w:val="single" w:sz="4" w:space="0" w:color="auto"/>
            <w:right w:val="single" w:sz="6" w:space="0" w:color="auto"/>
          </w:tcBorders>
        </w:tcPr>
        <w:p w:rsidR="00D64665" w:rsidRDefault="00D64665" w:rsidP="006671EB">
          <w:pPr>
            <w:pStyle w:val="Header"/>
            <w:tabs>
              <w:tab w:val="clear" w:pos="4320"/>
            </w:tabs>
            <w:rPr>
              <w:b/>
              <w:sz w:val="22"/>
            </w:rPr>
          </w:pPr>
          <w:r>
            <w:rPr>
              <w:i/>
              <w:sz w:val="18"/>
            </w:rPr>
            <w:t>STATUT</w:t>
          </w:r>
          <w:r>
            <w:rPr>
              <w:b/>
              <w:sz w:val="22"/>
            </w:rPr>
            <w:t xml:space="preserve"> </w:t>
          </w:r>
        </w:p>
        <w:p w:rsidR="00D64665" w:rsidRDefault="00D64665" w:rsidP="006671EB">
          <w:pPr>
            <w:pStyle w:val="Header"/>
            <w:tabs>
              <w:tab w:val="clear" w:pos="4320"/>
            </w:tabs>
            <w:jc w:val="center"/>
          </w:pPr>
          <w:proofErr w:type="spellStart"/>
          <w:r>
            <w:rPr>
              <w:b/>
              <w:sz w:val="22"/>
            </w:rPr>
            <w:t>Draft</w:t>
          </w:r>
          <w:proofErr w:type="spellEnd"/>
        </w:p>
      </w:tc>
      <w:tc>
        <w:tcPr>
          <w:tcW w:w="1541" w:type="dxa"/>
          <w:tcBorders>
            <w:left w:val="single" w:sz="6" w:space="0" w:color="auto"/>
            <w:bottom w:val="single" w:sz="4" w:space="0" w:color="auto"/>
            <w:right w:val="single" w:sz="4" w:space="0" w:color="auto"/>
          </w:tcBorders>
        </w:tcPr>
        <w:p w:rsidR="00D64665" w:rsidRDefault="00D64665">
          <w:pPr>
            <w:pStyle w:val="Header"/>
            <w:rPr>
              <w:b/>
            </w:rPr>
          </w:pPr>
          <w:r>
            <w:rPr>
              <w:i/>
              <w:sz w:val="18"/>
            </w:rPr>
            <w:t>PAGE</w:t>
          </w:r>
        </w:p>
        <w:p w:rsidR="00D64665" w:rsidRDefault="00D64665">
          <w:pPr>
            <w:pStyle w:val="Header"/>
            <w:spacing w:before="60"/>
            <w:jc w:val="center"/>
            <w:rPr>
              <w:b/>
              <w:i/>
              <w:sz w:val="18"/>
            </w:rPr>
          </w:pPr>
          <w:r>
            <w:rPr>
              <w:b/>
            </w:rPr>
            <w:fldChar w:fldCharType="begin"/>
          </w:r>
          <w:r>
            <w:rPr>
              <w:b/>
            </w:rPr>
            <w:instrText xml:space="preserve"> PAGE  \* MERGEFORMAT </w:instrText>
          </w:r>
          <w:r>
            <w:rPr>
              <w:b/>
            </w:rPr>
            <w:fldChar w:fldCharType="separate"/>
          </w:r>
          <w:r w:rsidR="00F621EF">
            <w:rPr>
              <w:b/>
              <w:noProof/>
            </w:rPr>
            <w:t>2</w:t>
          </w:r>
          <w:r>
            <w:rPr>
              <w:b/>
            </w:rPr>
            <w:fldChar w:fldCharType="end"/>
          </w:r>
          <w:r>
            <w:rPr>
              <w:b/>
            </w:rPr>
            <w:t xml:space="preserve"> de </w:t>
          </w:r>
          <w:r>
            <w:rPr>
              <w:b/>
            </w:rPr>
            <w:fldChar w:fldCharType="begin"/>
          </w:r>
          <w:r>
            <w:rPr>
              <w:b/>
            </w:rPr>
            <w:instrText xml:space="preserve"> NUMPAGES  \* MERGEFORMAT </w:instrText>
          </w:r>
          <w:r>
            <w:rPr>
              <w:b/>
            </w:rPr>
            <w:fldChar w:fldCharType="separate"/>
          </w:r>
          <w:r w:rsidR="00F621EF">
            <w:rPr>
              <w:b/>
              <w:noProof/>
            </w:rPr>
            <w:t>10</w:t>
          </w:r>
          <w:r>
            <w:rPr>
              <w:b/>
            </w:rPr>
            <w:fldChar w:fldCharType="end"/>
          </w:r>
        </w:p>
      </w:tc>
    </w:tr>
  </w:tbl>
  <w:p w:rsidR="00D64665" w:rsidRPr="00024F7E" w:rsidRDefault="00D64665">
    <w:pPr>
      <w:pStyle w:val="Header"/>
      <w:rPr>
        <w:i/>
        <w:sz w:val="16"/>
        <w:lang w:val="en-US"/>
      </w:rPr>
    </w:pPr>
    <w:r w:rsidRPr="00024F7E">
      <w:rPr>
        <w:i/>
        <w:sz w:val="16"/>
        <w:lang w:val="en-US"/>
      </w:rPr>
      <w:t xml:space="preserve">No. </w:t>
    </w:r>
    <w:proofErr w:type="spellStart"/>
    <w:proofErr w:type="gramStart"/>
    <w:r w:rsidRPr="00024F7E">
      <w:rPr>
        <w:i/>
        <w:sz w:val="16"/>
        <w:lang w:val="en-US"/>
      </w:rPr>
      <w:t>gabarit</w:t>
    </w:r>
    <w:proofErr w:type="spellEnd"/>
    <w:r w:rsidRPr="00024F7E">
      <w:rPr>
        <w:i/>
        <w:sz w:val="16"/>
        <w:lang w:val="en-US"/>
      </w:rPr>
      <w:t> :</w:t>
    </w:r>
    <w:proofErr w:type="gramEnd"/>
    <w:r w:rsidRPr="00024F7E">
      <w:rPr>
        <w:i/>
        <w:sz w:val="16"/>
        <w:lang w:val="en-US"/>
      </w:rPr>
      <w:t xml:space="preserve"> </w:t>
    </w:r>
    <w:r>
      <w:rPr>
        <w:i/>
        <w:sz w:val="16"/>
        <w:lang w:val="en-US"/>
      </w:rPr>
      <w:fldChar w:fldCharType="begin"/>
    </w:r>
    <w:r>
      <w:rPr>
        <w:i/>
        <w:sz w:val="16"/>
        <w:lang w:val="en-US"/>
      </w:rPr>
      <w:instrText xml:space="preserve"> TEMPLATE  \* Upper  \* MERGEFORMAT </w:instrText>
    </w:r>
    <w:r>
      <w:rPr>
        <w:i/>
        <w:sz w:val="16"/>
        <w:lang w:val="en-US"/>
      </w:rPr>
      <w:fldChar w:fldCharType="separate"/>
    </w:r>
    <w:r>
      <w:rPr>
        <w:i/>
        <w:noProof/>
        <w:sz w:val="16"/>
        <w:lang w:val="en-US"/>
      </w:rPr>
      <w:t>GAB104  - GABARIT DE SPECIFICATION-2.DOT</w:t>
    </w:r>
    <w:r>
      <w:rPr>
        <w:i/>
        <w:sz w:val="16"/>
        <w:lang w:val="en-US"/>
      </w:rPr>
      <w:fldChar w:fldCharType="end"/>
    </w:r>
  </w:p>
  <w:p w:rsidR="00D64665" w:rsidRDefault="00D646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BB88DD4"/>
    <w:lvl w:ilvl="0">
      <w:start w:val="1"/>
      <w:numFmt w:val="decimal"/>
      <w:lvlText w:val="%1."/>
      <w:lvlJc w:val="left"/>
      <w:pPr>
        <w:tabs>
          <w:tab w:val="num" w:pos="0"/>
        </w:tabs>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7C3D0B"/>
    <w:multiLevelType w:val="hybridMultilevel"/>
    <w:tmpl w:val="2842E6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22270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511649"/>
    <w:multiLevelType w:val="multilevel"/>
    <w:tmpl w:val="1DE657B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nsid w:val="034D5152"/>
    <w:multiLevelType w:val="multilevel"/>
    <w:tmpl w:val="3FD8A7A6"/>
    <w:lvl w:ilvl="0">
      <w:start w:val="1"/>
      <w:numFmt w:val="decimal"/>
      <w:lvlText w:val="%1"/>
      <w:lvlJc w:val="left"/>
      <w:pPr>
        <w:tabs>
          <w:tab w:val="num" w:pos="792"/>
        </w:tabs>
        <w:ind w:left="792" w:hanging="432"/>
      </w:pPr>
      <w:rPr>
        <w:rFonts w:hint="default"/>
      </w:rPr>
    </w:lvl>
    <w:lvl w:ilvl="1">
      <w:start w:val="1"/>
      <w:numFmt w:val="decimal"/>
      <w:lvlRestart w:val="0"/>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
    <w:nsid w:val="04C5318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4668F3"/>
    <w:multiLevelType w:val="hybridMultilevel"/>
    <w:tmpl w:val="E6FCD1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09426B95"/>
    <w:multiLevelType w:val="hybridMultilevel"/>
    <w:tmpl w:val="F58A3F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DEC4281"/>
    <w:multiLevelType w:val="hybridMultilevel"/>
    <w:tmpl w:val="3402AEE0"/>
    <w:lvl w:ilvl="0" w:tplc="0C0C000F">
      <w:start w:val="1"/>
      <w:numFmt w:val="decimal"/>
      <w:lvlText w:val="%1."/>
      <w:lvlJc w:val="left"/>
      <w:pPr>
        <w:ind w:left="770" w:hanging="360"/>
      </w:pPr>
    </w:lvl>
    <w:lvl w:ilvl="1" w:tplc="0C0C0019" w:tentative="1">
      <w:start w:val="1"/>
      <w:numFmt w:val="lowerLetter"/>
      <w:lvlText w:val="%2."/>
      <w:lvlJc w:val="left"/>
      <w:pPr>
        <w:ind w:left="1490" w:hanging="360"/>
      </w:pPr>
    </w:lvl>
    <w:lvl w:ilvl="2" w:tplc="0C0C001B" w:tentative="1">
      <w:start w:val="1"/>
      <w:numFmt w:val="lowerRoman"/>
      <w:lvlText w:val="%3."/>
      <w:lvlJc w:val="right"/>
      <w:pPr>
        <w:ind w:left="2210" w:hanging="180"/>
      </w:pPr>
    </w:lvl>
    <w:lvl w:ilvl="3" w:tplc="0C0C000F" w:tentative="1">
      <w:start w:val="1"/>
      <w:numFmt w:val="decimal"/>
      <w:lvlText w:val="%4."/>
      <w:lvlJc w:val="left"/>
      <w:pPr>
        <w:ind w:left="2930" w:hanging="360"/>
      </w:pPr>
    </w:lvl>
    <w:lvl w:ilvl="4" w:tplc="0C0C0019" w:tentative="1">
      <w:start w:val="1"/>
      <w:numFmt w:val="lowerLetter"/>
      <w:lvlText w:val="%5."/>
      <w:lvlJc w:val="left"/>
      <w:pPr>
        <w:ind w:left="3650" w:hanging="360"/>
      </w:pPr>
    </w:lvl>
    <w:lvl w:ilvl="5" w:tplc="0C0C001B" w:tentative="1">
      <w:start w:val="1"/>
      <w:numFmt w:val="lowerRoman"/>
      <w:lvlText w:val="%6."/>
      <w:lvlJc w:val="right"/>
      <w:pPr>
        <w:ind w:left="4370" w:hanging="180"/>
      </w:pPr>
    </w:lvl>
    <w:lvl w:ilvl="6" w:tplc="0C0C000F" w:tentative="1">
      <w:start w:val="1"/>
      <w:numFmt w:val="decimal"/>
      <w:lvlText w:val="%7."/>
      <w:lvlJc w:val="left"/>
      <w:pPr>
        <w:ind w:left="5090" w:hanging="360"/>
      </w:pPr>
    </w:lvl>
    <w:lvl w:ilvl="7" w:tplc="0C0C0019" w:tentative="1">
      <w:start w:val="1"/>
      <w:numFmt w:val="lowerLetter"/>
      <w:lvlText w:val="%8."/>
      <w:lvlJc w:val="left"/>
      <w:pPr>
        <w:ind w:left="5810" w:hanging="360"/>
      </w:pPr>
    </w:lvl>
    <w:lvl w:ilvl="8" w:tplc="0C0C001B" w:tentative="1">
      <w:start w:val="1"/>
      <w:numFmt w:val="lowerRoman"/>
      <w:lvlText w:val="%9."/>
      <w:lvlJc w:val="right"/>
      <w:pPr>
        <w:ind w:left="6530" w:hanging="180"/>
      </w:pPr>
    </w:lvl>
  </w:abstractNum>
  <w:abstractNum w:abstractNumId="9">
    <w:nsid w:val="0E337FBA"/>
    <w:multiLevelType w:val="hybridMultilevel"/>
    <w:tmpl w:val="972613E8"/>
    <w:lvl w:ilvl="0" w:tplc="1009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2533C11"/>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13001422"/>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13611602"/>
    <w:multiLevelType w:val="hybridMultilevel"/>
    <w:tmpl w:val="1FF8F6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13B7011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158B213C"/>
    <w:multiLevelType w:val="hybridMultilevel"/>
    <w:tmpl w:val="6312FF7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160C0104"/>
    <w:multiLevelType w:val="hybridMultilevel"/>
    <w:tmpl w:val="1F545C1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80F24BC"/>
    <w:multiLevelType w:val="hybridMultilevel"/>
    <w:tmpl w:val="12988E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182D27B6"/>
    <w:multiLevelType w:val="hybridMultilevel"/>
    <w:tmpl w:val="653638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1B721E1F"/>
    <w:multiLevelType w:val="hybridMultilevel"/>
    <w:tmpl w:val="85C0A09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9">
    <w:nsid w:val="1E4333FB"/>
    <w:multiLevelType w:val="hybridMultilevel"/>
    <w:tmpl w:val="D1FC5CEC"/>
    <w:lvl w:ilvl="0" w:tplc="10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1F8572D9"/>
    <w:multiLevelType w:val="hybridMultilevel"/>
    <w:tmpl w:val="8A02F5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nsid w:val="2106192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59F0D8B"/>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3">
    <w:nsid w:val="265E2628"/>
    <w:multiLevelType w:val="hybridMultilevel"/>
    <w:tmpl w:val="28AE144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286444B8"/>
    <w:multiLevelType w:val="hybridMultilevel"/>
    <w:tmpl w:val="317CD0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28980DBC"/>
    <w:multiLevelType w:val="multilevel"/>
    <w:tmpl w:val="572C96D0"/>
    <w:lvl w:ilvl="0">
      <w:start w:val="2"/>
      <w:numFmt w:val="decimal"/>
      <w:lvlText w:val="%1."/>
      <w:lvlJc w:val="left"/>
      <w:pPr>
        <w:tabs>
          <w:tab w:val="num" w:pos="0"/>
        </w:tabs>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nsid w:val="2EBE73AA"/>
    <w:multiLevelType w:val="hybridMultilevel"/>
    <w:tmpl w:val="1F44F54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3A702A80"/>
    <w:multiLevelType w:val="hybridMultilevel"/>
    <w:tmpl w:val="6CB265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AB72F01"/>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9">
    <w:nsid w:val="3B1F60AF"/>
    <w:multiLevelType w:val="multilevel"/>
    <w:tmpl w:val="D714973C"/>
    <w:lvl w:ilvl="0">
      <w:start w:val="1"/>
      <w:numFmt w:val="decimal"/>
      <w:pStyle w:val="Heading1"/>
      <w:lvlText w:val="%1."/>
      <w:legacy w:legacy="1" w:legacySpace="360" w:legacyIndent="0"/>
      <w:lvlJc w:val="left"/>
    </w:lvl>
    <w:lvl w:ilvl="1">
      <w:start w:val="1"/>
      <w:numFmt w:val="decimal"/>
      <w:pStyle w:val="Heading2"/>
      <w:lvlText w:val="%1.%2"/>
      <w:legacy w:legacy="1" w:legacySpace="360" w:legacyIndent="0"/>
      <w:lvlJc w:val="left"/>
    </w:lvl>
    <w:lvl w:ilvl="2">
      <w:start w:val="1"/>
      <w:numFmt w:val="decimal"/>
      <w:pStyle w:val="Heading3"/>
      <w:lvlText w:val="%1.%2.%3"/>
      <w:legacy w:legacy="1" w:legacySpace="360" w:legacyIndent="0"/>
      <w:lvlJc w:val="left"/>
    </w:lvl>
    <w:lvl w:ilvl="3">
      <w:start w:val="1"/>
      <w:numFmt w:val="decimal"/>
      <w:lvlText w:val="%1.%2.%3.%4"/>
      <w:legacy w:legacy="1" w:legacySpace="360" w:legacyIndent="0"/>
      <w:lvlJc w:val="left"/>
    </w:lvl>
    <w:lvl w:ilvl="4">
      <w:start w:val="1"/>
      <w:numFmt w:val="decimal"/>
      <w:lvlText w:val="%1.%2.%3.%4.%5"/>
      <w:legacy w:legacy="1" w:legacySpace="360" w:legacyIndent="0"/>
      <w:lvlJc w:val="left"/>
    </w:lvl>
    <w:lvl w:ilvl="5">
      <w:start w:val="1"/>
      <w:numFmt w:val="decimal"/>
      <w:lvlText w:val="%1.%2.%3.%4.%5.%6"/>
      <w:legacy w:legacy="1" w:legacySpace="360" w:legacyIndent="0"/>
      <w:lvlJc w:val="left"/>
    </w:lvl>
    <w:lvl w:ilvl="6">
      <w:start w:val="1"/>
      <w:numFmt w:val="decimal"/>
      <w:lvlText w:val="%1.%2.%3.%4.%5.%6.%7"/>
      <w:legacy w:legacy="1" w:legacySpace="360" w:legacyIndent="0"/>
      <w:lvlJc w:val="left"/>
    </w:lvl>
    <w:lvl w:ilvl="7">
      <w:start w:val="1"/>
      <w:numFmt w:val="decimal"/>
      <w:lvlText w:val="%1.%2.%3.%4.%5.%6.%7.%8"/>
      <w:legacy w:legacy="1" w:legacySpace="360" w:legacyIndent="0"/>
      <w:lvlJc w:val="left"/>
    </w:lvl>
    <w:lvl w:ilvl="8">
      <w:start w:val="1"/>
      <w:numFmt w:val="decimal"/>
      <w:lvlText w:val="%1.%2.%3.%4.%5.%6.%7.%8.%9"/>
      <w:legacy w:legacy="1" w:legacySpace="360" w:legacyIndent="0"/>
      <w:lvlJc w:val="left"/>
    </w:lvl>
  </w:abstractNum>
  <w:abstractNum w:abstractNumId="30">
    <w:nsid w:val="410F1488"/>
    <w:multiLevelType w:val="multilevel"/>
    <w:tmpl w:val="572C96D0"/>
    <w:lvl w:ilvl="0">
      <w:start w:val="2"/>
      <w:numFmt w:val="decimal"/>
      <w:lvlText w:val="%1."/>
      <w:lvlJc w:val="left"/>
      <w:pPr>
        <w:tabs>
          <w:tab w:val="num" w:pos="0"/>
        </w:tabs>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nsid w:val="4213021C"/>
    <w:multiLevelType w:val="hybridMultilevel"/>
    <w:tmpl w:val="51EC240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nsid w:val="427009CE"/>
    <w:multiLevelType w:val="hybridMultilevel"/>
    <w:tmpl w:val="B0D685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nsid w:val="45035735"/>
    <w:multiLevelType w:val="singleLevel"/>
    <w:tmpl w:val="B3823A82"/>
    <w:lvl w:ilvl="0">
      <w:start w:val="1"/>
      <w:numFmt w:val="bullet"/>
      <w:pStyle w:val="FeatureHeading"/>
      <w:lvlText w:val=""/>
      <w:lvlJc w:val="left"/>
      <w:pPr>
        <w:tabs>
          <w:tab w:val="num" w:pos="360"/>
        </w:tabs>
        <w:ind w:left="360" w:hanging="360"/>
      </w:pPr>
      <w:rPr>
        <w:rFonts w:ascii="Wingdings" w:hAnsi="Wingdings" w:hint="default"/>
      </w:rPr>
    </w:lvl>
  </w:abstractNum>
  <w:abstractNum w:abstractNumId="34">
    <w:nsid w:val="47F123FD"/>
    <w:multiLevelType w:val="hybridMultilevel"/>
    <w:tmpl w:val="D62AC6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7F77FDD"/>
    <w:multiLevelType w:val="hybridMultilevel"/>
    <w:tmpl w:val="4E84AF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A585559"/>
    <w:multiLevelType w:val="hybridMultilevel"/>
    <w:tmpl w:val="FF90E1FC"/>
    <w:lvl w:ilvl="0" w:tplc="10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nsid w:val="4ED513B6"/>
    <w:multiLevelType w:val="multilevel"/>
    <w:tmpl w:val="E730D6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50E40C47"/>
    <w:multiLevelType w:val="hybridMultilevel"/>
    <w:tmpl w:val="55B2F2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58773E3"/>
    <w:multiLevelType w:val="hybridMultilevel"/>
    <w:tmpl w:val="4AD8CDB6"/>
    <w:lvl w:ilvl="0" w:tplc="04090001">
      <w:numFmt w:val="bullet"/>
      <w:lvlText w:val=""/>
      <w:lvlJc w:val="left"/>
      <w:pPr>
        <w:tabs>
          <w:tab w:val="num" w:pos="720"/>
        </w:tabs>
        <w:ind w:left="720" w:hanging="360"/>
      </w:pPr>
      <w:rPr>
        <w:rFonts w:ascii="Symbol" w:eastAsia="Times New Roman" w:hAnsi="Symbol"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59C0CBC"/>
    <w:multiLevelType w:val="hybridMultilevel"/>
    <w:tmpl w:val="5DF889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nsid w:val="55E27AA5"/>
    <w:multiLevelType w:val="singleLevel"/>
    <w:tmpl w:val="E230FA5A"/>
    <w:lvl w:ilvl="0">
      <w:start w:val="2"/>
      <w:numFmt w:val="bullet"/>
      <w:lvlText w:val="-"/>
      <w:lvlJc w:val="left"/>
      <w:pPr>
        <w:tabs>
          <w:tab w:val="num" w:pos="360"/>
        </w:tabs>
        <w:ind w:left="360" w:hanging="360"/>
      </w:pPr>
      <w:rPr>
        <w:rFonts w:hint="default"/>
      </w:rPr>
    </w:lvl>
  </w:abstractNum>
  <w:abstractNum w:abstractNumId="42">
    <w:nsid w:val="59805980"/>
    <w:multiLevelType w:val="hybridMultilevel"/>
    <w:tmpl w:val="58B80C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BE95408"/>
    <w:multiLevelType w:val="multilevel"/>
    <w:tmpl w:val="68C01AA2"/>
    <w:lvl w:ilvl="0">
      <w:start w:val="1"/>
      <w:numFmt w:val="decimal"/>
      <w:lvlText w:val="%1."/>
      <w:legacy w:legacy="1" w:legacySpace="360" w:legacyIndent="0"/>
      <w:lvlJc w:val="left"/>
    </w:lvl>
    <w:lvl w:ilvl="1">
      <w:start w:val="1"/>
      <w:numFmt w:val="decimal"/>
      <w:lvlText w:val="%1.%2"/>
      <w:legacy w:legacy="1" w:legacySpace="360" w:legacyIndent="0"/>
      <w:lvlJc w:val="left"/>
    </w:lvl>
    <w:lvl w:ilvl="2">
      <w:start w:val="1"/>
      <w:numFmt w:val="decimal"/>
      <w:lvlText w:val="%1.%2.%3"/>
      <w:legacy w:legacy="1" w:legacySpace="360" w:legacyIndent="0"/>
      <w:lvlJc w:val="left"/>
    </w:lvl>
    <w:lvl w:ilvl="3">
      <w:start w:val="1"/>
      <w:numFmt w:val="decimal"/>
      <w:lvlText w:val="%1.%2.%3.%4"/>
      <w:legacy w:legacy="1" w:legacySpace="360" w:legacyIndent="0"/>
      <w:lvlJc w:val="left"/>
    </w:lvl>
    <w:lvl w:ilvl="4">
      <w:start w:val="1"/>
      <w:numFmt w:val="decimal"/>
      <w:lvlText w:val="%1.%2.%3.%4.%5"/>
      <w:legacy w:legacy="1" w:legacySpace="360" w:legacyIndent="0"/>
      <w:lvlJc w:val="left"/>
    </w:lvl>
    <w:lvl w:ilvl="5">
      <w:start w:val="1"/>
      <w:numFmt w:val="decimal"/>
      <w:lvlText w:val="%1.%2.%3.%4.%5.%6"/>
      <w:legacy w:legacy="1" w:legacySpace="360" w:legacyIndent="0"/>
      <w:lvlJc w:val="left"/>
    </w:lvl>
    <w:lvl w:ilvl="6">
      <w:start w:val="1"/>
      <w:numFmt w:val="decimal"/>
      <w:lvlText w:val="%1.%2.%3.%4.%5.%6.%7"/>
      <w:legacy w:legacy="1" w:legacySpace="360" w:legacyIndent="0"/>
      <w:lvlJc w:val="left"/>
    </w:lvl>
    <w:lvl w:ilvl="7">
      <w:start w:val="1"/>
      <w:numFmt w:val="decimal"/>
      <w:lvlText w:val="%1.%2.%3.%4.%5.%6.%7.%8"/>
      <w:legacy w:legacy="1" w:legacySpace="360" w:legacyIndent="0"/>
      <w:lvlJc w:val="left"/>
    </w:lvl>
    <w:lvl w:ilvl="8">
      <w:start w:val="1"/>
      <w:numFmt w:val="decimal"/>
      <w:lvlText w:val="%1.%2.%3.%4.%5.%6.%7.%8.%9"/>
      <w:legacy w:legacy="1" w:legacySpace="360" w:legacyIndent="0"/>
      <w:lvlJc w:val="left"/>
    </w:lvl>
  </w:abstractNum>
  <w:abstractNum w:abstractNumId="44">
    <w:nsid w:val="5EBB01F9"/>
    <w:multiLevelType w:val="hybridMultilevel"/>
    <w:tmpl w:val="B4C0E0A0"/>
    <w:lvl w:ilvl="0" w:tplc="04090003">
      <w:start w:val="1"/>
      <w:numFmt w:val="bullet"/>
      <w:lvlText w:val="o"/>
      <w:lvlJc w:val="left"/>
      <w:pPr>
        <w:tabs>
          <w:tab w:val="num" w:pos="818"/>
        </w:tabs>
        <w:ind w:left="818" w:hanging="360"/>
      </w:pPr>
      <w:rPr>
        <w:rFonts w:ascii="Courier New" w:hAnsi="Courier New" w:hint="default"/>
      </w:rPr>
    </w:lvl>
    <w:lvl w:ilvl="1" w:tplc="04090003" w:tentative="1">
      <w:start w:val="1"/>
      <w:numFmt w:val="bullet"/>
      <w:lvlText w:val="o"/>
      <w:lvlJc w:val="left"/>
      <w:pPr>
        <w:tabs>
          <w:tab w:val="num" w:pos="1538"/>
        </w:tabs>
        <w:ind w:left="1538" w:hanging="360"/>
      </w:pPr>
      <w:rPr>
        <w:rFonts w:ascii="Courier New" w:hAnsi="Courier New" w:hint="default"/>
      </w:rPr>
    </w:lvl>
    <w:lvl w:ilvl="2" w:tplc="04090005" w:tentative="1">
      <w:start w:val="1"/>
      <w:numFmt w:val="bullet"/>
      <w:lvlText w:val=""/>
      <w:lvlJc w:val="left"/>
      <w:pPr>
        <w:tabs>
          <w:tab w:val="num" w:pos="2258"/>
        </w:tabs>
        <w:ind w:left="2258" w:hanging="360"/>
      </w:pPr>
      <w:rPr>
        <w:rFonts w:ascii="Wingdings" w:hAnsi="Wingdings" w:hint="default"/>
      </w:rPr>
    </w:lvl>
    <w:lvl w:ilvl="3" w:tplc="04090001" w:tentative="1">
      <w:start w:val="1"/>
      <w:numFmt w:val="bullet"/>
      <w:lvlText w:val=""/>
      <w:lvlJc w:val="left"/>
      <w:pPr>
        <w:tabs>
          <w:tab w:val="num" w:pos="2978"/>
        </w:tabs>
        <w:ind w:left="2978" w:hanging="360"/>
      </w:pPr>
      <w:rPr>
        <w:rFonts w:ascii="Symbol" w:hAnsi="Symbol" w:hint="default"/>
      </w:rPr>
    </w:lvl>
    <w:lvl w:ilvl="4" w:tplc="04090003" w:tentative="1">
      <w:start w:val="1"/>
      <w:numFmt w:val="bullet"/>
      <w:lvlText w:val="o"/>
      <w:lvlJc w:val="left"/>
      <w:pPr>
        <w:tabs>
          <w:tab w:val="num" w:pos="3698"/>
        </w:tabs>
        <w:ind w:left="3698" w:hanging="360"/>
      </w:pPr>
      <w:rPr>
        <w:rFonts w:ascii="Courier New" w:hAnsi="Courier New" w:hint="default"/>
      </w:rPr>
    </w:lvl>
    <w:lvl w:ilvl="5" w:tplc="04090005" w:tentative="1">
      <w:start w:val="1"/>
      <w:numFmt w:val="bullet"/>
      <w:lvlText w:val=""/>
      <w:lvlJc w:val="left"/>
      <w:pPr>
        <w:tabs>
          <w:tab w:val="num" w:pos="4418"/>
        </w:tabs>
        <w:ind w:left="4418" w:hanging="360"/>
      </w:pPr>
      <w:rPr>
        <w:rFonts w:ascii="Wingdings" w:hAnsi="Wingdings" w:hint="default"/>
      </w:rPr>
    </w:lvl>
    <w:lvl w:ilvl="6" w:tplc="04090001" w:tentative="1">
      <w:start w:val="1"/>
      <w:numFmt w:val="bullet"/>
      <w:lvlText w:val=""/>
      <w:lvlJc w:val="left"/>
      <w:pPr>
        <w:tabs>
          <w:tab w:val="num" w:pos="5138"/>
        </w:tabs>
        <w:ind w:left="5138" w:hanging="360"/>
      </w:pPr>
      <w:rPr>
        <w:rFonts w:ascii="Symbol" w:hAnsi="Symbol" w:hint="default"/>
      </w:rPr>
    </w:lvl>
    <w:lvl w:ilvl="7" w:tplc="04090003" w:tentative="1">
      <w:start w:val="1"/>
      <w:numFmt w:val="bullet"/>
      <w:lvlText w:val="o"/>
      <w:lvlJc w:val="left"/>
      <w:pPr>
        <w:tabs>
          <w:tab w:val="num" w:pos="5858"/>
        </w:tabs>
        <w:ind w:left="5858" w:hanging="360"/>
      </w:pPr>
      <w:rPr>
        <w:rFonts w:ascii="Courier New" w:hAnsi="Courier New" w:hint="default"/>
      </w:rPr>
    </w:lvl>
    <w:lvl w:ilvl="8" w:tplc="04090005" w:tentative="1">
      <w:start w:val="1"/>
      <w:numFmt w:val="bullet"/>
      <w:lvlText w:val=""/>
      <w:lvlJc w:val="left"/>
      <w:pPr>
        <w:tabs>
          <w:tab w:val="num" w:pos="6578"/>
        </w:tabs>
        <w:ind w:left="6578" w:hanging="360"/>
      </w:pPr>
      <w:rPr>
        <w:rFonts w:ascii="Wingdings" w:hAnsi="Wingdings" w:hint="default"/>
      </w:rPr>
    </w:lvl>
  </w:abstractNum>
  <w:abstractNum w:abstractNumId="45">
    <w:nsid w:val="5EC15D7E"/>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6">
    <w:nsid w:val="620C2CA7"/>
    <w:multiLevelType w:val="hybridMultilevel"/>
    <w:tmpl w:val="9D289F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2577737"/>
    <w:multiLevelType w:val="multilevel"/>
    <w:tmpl w:val="4AD8CDB6"/>
    <w:lvl w:ilvl="0">
      <w:numFmt w:val="bullet"/>
      <w:lvlText w:val=""/>
      <w:lvlJc w:val="left"/>
      <w:pPr>
        <w:tabs>
          <w:tab w:val="num" w:pos="720"/>
        </w:tabs>
        <w:ind w:left="720" w:hanging="360"/>
      </w:pPr>
      <w:rPr>
        <w:rFonts w:ascii="Symbol" w:eastAsia="Times New Roman" w:hAnsi="Symbol" w:cs="Times New Roman"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nsid w:val="658F63F6"/>
    <w:multiLevelType w:val="hybridMultilevel"/>
    <w:tmpl w:val="203E50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77D7FE7"/>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0">
    <w:nsid w:val="6A906E0C"/>
    <w:multiLevelType w:val="hybridMultilevel"/>
    <w:tmpl w:val="1CC87A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1">
    <w:nsid w:val="6C181C7C"/>
    <w:multiLevelType w:val="hybridMultilevel"/>
    <w:tmpl w:val="09D69A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2">
    <w:nsid w:val="6F321887"/>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3">
    <w:nsid w:val="713E317F"/>
    <w:multiLevelType w:val="hybridMultilevel"/>
    <w:tmpl w:val="2940DD62"/>
    <w:lvl w:ilvl="0" w:tplc="10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4">
    <w:nsid w:val="76543A4A"/>
    <w:multiLevelType w:val="hybridMultilevel"/>
    <w:tmpl w:val="24FEA5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83B2FC8"/>
    <w:multiLevelType w:val="hybridMultilevel"/>
    <w:tmpl w:val="AB045E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78C03F59"/>
    <w:multiLevelType w:val="hybridMultilevel"/>
    <w:tmpl w:val="DBF83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BBF296B"/>
    <w:multiLevelType w:val="multilevel"/>
    <w:tmpl w:val="2FA63814"/>
    <w:lvl w:ilvl="0">
      <w:start w:val="1"/>
      <w:numFmt w:val="decimal"/>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8">
    <w:nsid w:val="7C3722A1"/>
    <w:multiLevelType w:val="hybridMultilevel"/>
    <w:tmpl w:val="47063EAA"/>
    <w:lvl w:ilvl="0" w:tplc="F24A9F56">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13"/>
  </w:num>
  <w:num w:numId="3">
    <w:abstractNumId w:val="21"/>
  </w:num>
  <w:num w:numId="4">
    <w:abstractNumId w:val="5"/>
  </w:num>
  <w:num w:numId="5">
    <w:abstractNumId w:val="2"/>
  </w:num>
  <w:num w:numId="6">
    <w:abstractNumId w:val="41"/>
  </w:num>
  <w:num w:numId="7">
    <w:abstractNumId w:val="39"/>
  </w:num>
  <w:num w:numId="8">
    <w:abstractNumId w:val="29"/>
  </w:num>
  <w:num w:numId="9">
    <w:abstractNumId w:val="47"/>
  </w:num>
  <w:num w:numId="10">
    <w:abstractNumId w:val="58"/>
  </w:num>
  <w:num w:numId="11">
    <w:abstractNumId w:val="3"/>
  </w:num>
  <w:num w:numId="12">
    <w:abstractNumId w:val="37"/>
  </w:num>
  <w:num w:numId="13">
    <w:abstractNumId w:val="28"/>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5"/>
  </w:num>
  <w:num w:numId="16">
    <w:abstractNumId w:val="45"/>
  </w:num>
  <w:num w:numId="17">
    <w:abstractNumId w:val="52"/>
  </w:num>
  <w:num w:numId="18">
    <w:abstractNumId w:val="57"/>
  </w:num>
  <w:num w:numId="19">
    <w:abstractNumId w:val="10"/>
  </w:num>
  <w:num w:numId="20">
    <w:abstractNumId w:val="11"/>
  </w:num>
  <w:num w:numId="21">
    <w:abstractNumId w:val="49"/>
  </w:num>
  <w:num w:numId="22">
    <w:abstractNumId w:val="22"/>
  </w:num>
  <w:num w:numId="2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0"/>
  </w:num>
  <w:num w:numId="26">
    <w:abstractNumId w:val="0"/>
  </w:num>
  <w:num w:numId="27">
    <w:abstractNumId w:val="0"/>
  </w:num>
  <w:num w:numId="28">
    <w:abstractNumId w:val="27"/>
  </w:num>
  <w:num w:numId="29">
    <w:abstractNumId w:val="38"/>
  </w:num>
  <w:num w:numId="30">
    <w:abstractNumId w:val="7"/>
  </w:num>
  <w:num w:numId="31">
    <w:abstractNumId w:val="46"/>
  </w:num>
  <w:num w:numId="32">
    <w:abstractNumId w:val="34"/>
  </w:num>
  <w:num w:numId="33">
    <w:abstractNumId w:val="40"/>
  </w:num>
  <w:num w:numId="34">
    <w:abstractNumId w:val="56"/>
  </w:num>
  <w:num w:numId="35">
    <w:abstractNumId w:val="35"/>
  </w:num>
  <w:num w:numId="36">
    <w:abstractNumId w:val="48"/>
  </w:num>
  <w:num w:numId="37">
    <w:abstractNumId w:val="15"/>
  </w:num>
  <w:num w:numId="38">
    <w:abstractNumId w:val="18"/>
  </w:num>
  <w:num w:numId="39">
    <w:abstractNumId w:val="23"/>
  </w:num>
  <w:num w:numId="40">
    <w:abstractNumId w:val="43"/>
  </w:num>
  <w:num w:numId="41">
    <w:abstractNumId w:val="42"/>
  </w:num>
  <w:num w:numId="42">
    <w:abstractNumId w:val="54"/>
  </w:num>
  <w:num w:numId="43">
    <w:abstractNumId w:val="1"/>
  </w:num>
  <w:num w:numId="44">
    <w:abstractNumId w:val="50"/>
  </w:num>
  <w:num w:numId="45">
    <w:abstractNumId w:val="8"/>
  </w:num>
  <w:num w:numId="46">
    <w:abstractNumId w:val="14"/>
  </w:num>
  <w:num w:numId="47">
    <w:abstractNumId w:val="12"/>
  </w:num>
  <w:num w:numId="48">
    <w:abstractNumId w:val="9"/>
  </w:num>
  <w:num w:numId="49">
    <w:abstractNumId w:val="19"/>
  </w:num>
  <w:num w:numId="50">
    <w:abstractNumId w:val="53"/>
  </w:num>
  <w:num w:numId="51">
    <w:abstractNumId w:val="36"/>
  </w:num>
  <w:num w:numId="52">
    <w:abstractNumId w:val="24"/>
  </w:num>
  <w:num w:numId="53">
    <w:abstractNumId w:val="26"/>
  </w:num>
  <w:num w:numId="54">
    <w:abstractNumId w:val="32"/>
  </w:num>
  <w:num w:numId="55">
    <w:abstractNumId w:val="51"/>
  </w:num>
  <w:num w:numId="56">
    <w:abstractNumId w:val="33"/>
  </w:num>
  <w:num w:numId="57">
    <w:abstractNumId w:val="4"/>
  </w:num>
  <w:num w:numId="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4"/>
  </w:num>
  <w:num w:numId="60">
    <w:abstractNumId w:val="31"/>
  </w:num>
  <w:num w:numId="61">
    <w:abstractNumId w:val="20"/>
  </w:num>
  <w:num w:numId="62">
    <w:abstractNumId w:val="17"/>
  </w:num>
  <w:num w:numId="63">
    <w:abstractNumId w:val="16"/>
  </w:num>
  <w:num w:numId="64">
    <w:abstractNumId w:val="29"/>
  </w:num>
  <w:num w:numId="65">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embedTrueTypeFonts/>
  <w:saveSubset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73E"/>
    <w:rsid w:val="00000DA9"/>
    <w:rsid w:val="000012EA"/>
    <w:rsid w:val="00002E63"/>
    <w:rsid w:val="00004071"/>
    <w:rsid w:val="00011101"/>
    <w:rsid w:val="00012964"/>
    <w:rsid w:val="00016474"/>
    <w:rsid w:val="00017C1E"/>
    <w:rsid w:val="00020B74"/>
    <w:rsid w:val="00023BE6"/>
    <w:rsid w:val="00024F7E"/>
    <w:rsid w:val="0002712B"/>
    <w:rsid w:val="00032A8C"/>
    <w:rsid w:val="00033AFE"/>
    <w:rsid w:val="000354BD"/>
    <w:rsid w:val="00036AA6"/>
    <w:rsid w:val="00044D0C"/>
    <w:rsid w:val="00045F71"/>
    <w:rsid w:val="00046AE6"/>
    <w:rsid w:val="00046DCB"/>
    <w:rsid w:val="00050E40"/>
    <w:rsid w:val="000665F1"/>
    <w:rsid w:val="0007052E"/>
    <w:rsid w:val="000729D5"/>
    <w:rsid w:val="00075CDC"/>
    <w:rsid w:val="00081D86"/>
    <w:rsid w:val="00096A3A"/>
    <w:rsid w:val="000A153F"/>
    <w:rsid w:val="000A6E6D"/>
    <w:rsid w:val="000A7A8E"/>
    <w:rsid w:val="000B1F0B"/>
    <w:rsid w:val="000C24A3"/>
    <w:rsid w:val="000C558C"/>
    <w:rsid w:val="000D293F"/>
    <w:rsid w:val="000D63FA"/>
    <w:rsid w:val="000D71DE"/>
    <w:rsid w:val="000D7B72"/>
    <w:rsid w:val="00102740"/>
    <w:rsid w:val="0010725F"/>
    <w:rsid w:val="00110F93"/>
    <w:rsid w:val="00112C65"/>
    <w:rsid w:val="00115C14"/>
    <w:rsid w:val="001268F4"/>
    <w:rsid w:val="00140E95"/>
    <w:rsid w:val="00143ECB"/>
    <w:rsid w:val="00153304"/>
    <w:rsid w:val="00161941"/>
    <w:rsid w:val="001750D5"/>
    <w:rsid w:val="00175E33"/>
    <w:rsid w:val="00175F76"/>
    <w:rsid w:val="001765D0"/>
    <w:rsid w:val="00182216"/>
    <w:rsid w:val="00193B4A"/>
    <w:rsid w:val="00194BD5"/>
    <w:rsid w:val="00194C74"/>
    <w:rsid w:val="00195E7F"/>
    <w:rsid w:val="00197BF3"/>
    <w:rsid w:val="001A1BA7"/>
    <w:rsid w:val="001A7394"/>
    <w:rsid w:val="001A7B85"/>
    <w:rsid w:val="001B4486"/>
    <w:rsid w:val="001B5D28"/>
    <w:rsid w:val="001C2DAE"/>
    <w:rsid w:val="001D2316"/>
    <w:rsid w:val="001D2712"/>
    <w:rsid w:val="001D35C8"/>
    <w:rsid w:val="001E6413"/>
    <w:rsid w:val="00200B53"/>
    <w:rsid w:val="00201BB8"/>
    <w:rsid w:val="002024D6"/>
    <w:rsid w:val="00211D89"/>
    <w:rsid w:val="0021257A"/>
    <w:rsid w:val="00213AC1"/>
    <w:rsid w:val="0021630C"/>
    <w:rsid w:val="002166A6"/>
    <w:rsid w:val="0021721A"/>
    <w:rsid w:val="002226DC"/>
    <w:rsid w:val="00224261"/>
    <w:rsid w:val="00230E18"/>
    <w:rsid w:val="002318C5"/>
    <w:rsid w:val="0024779A"/>
    <w:rsid w:val="00254C50"/>
    <w:rsid w:val="00260C37"/>
    <w:rsid w:val="00266D64"/>
    <w:rsid w:val="00271F0E"/>
    <w:rsid w:val="00272EBA"/>
    <w:rsid w:val="00274925"/>
    <w:rsid w:val="00275C4F"/>
    <w:rsid w:val="002768E7"/>
    <w:rsid w:val="002821A1"/>
    <w:rsid w:val="00283C42"/>
    <w:rsid w:val="002864EF"/>
    <w:rsid w:val="00286ECF"/>
    <w:rsid w:val="00291B79"/>
    <w:rsid w:val="002956FD"/>
    <w:rsid w:val="002972C1"/>
    <w:rsid w:val="002A1DCA"/>
    <w:rsid w:val="002A2352"/>
    <w:rsid w:val="002A6882"/>
    <w:rsid w:val="002C278D"/>
    <w:rsid w:val="002C4AA4"/>
    <w:rsid w:val="002D42A9"/>
    <w:rsid w:val="002D4585"/>
    <w:rsid w:val="002E441E"/>
    <w:rsid w:val="002F6963"/>
    <w:rsid w:val="0031213C"/>
    <w:rsid w:val="00312EEA"/>
    <w:rsid w:val="00321473"/>
    <w:rsid w:val="00321E34"/>
    <w:rsid w:val="003229D1"/>
    <w:rsid w:val="00326456"/>
    <w:rsid w:val="00333529"/>
    <w:rsid w:val="00334FE1"/>
    <w:rsid w:val="00335ACB"/>
    <w:rsid w:val="00347C10"/>
    <w:rsid w:val="00355FBF"/>
    <w:rsid w:val="003649AB"/>
    <w:rsid w:val="003663E3"/>
    <w:rsid w:val="00371841"/>
    <w:rsid w:val="003734FC"/>
    <w:rsid w:val="00377E22"/>
    <w:rsid w:val="00396E70"/>
    <w:rsid w:val="003A6F93"/>
    <w:rsid w:val="003C0104"/>
    <w:rsid w:val="003C1ED4"/>
    <w:rsid w:val="003C39EA"/>
    <w:rsid w:val="003C4E23"/>
    <w:rsid w:val="003D6078"/>
    <w:rsid w:val="003E53ED"/>
    <w:rsid w:val="003E65BE"/>
    <w:rsid w:val="003F0904"/>
    <w:rsid w:val="003F0CD6"/>
    <w:rsid w:val="0040314A"/>
    <w:rsid w:val="004045C4"/>
    <w:rsid w:val="00405FCE"/>
    <w:rsid w:val="00406A40"/>
    <w:rsid w:val="00411203"/>
    <w:rsid w:val="004131AB"/>
    <w:rsid w:val="0041566F"/>
    <w:rsid w:val="00415715"/>
    <w:rsid w:val="00415E35"/>
    <w:rsid w:val="0041721D"/>
    <w:rsid w:val="00424CBE"/>
    <w:rsid w:val="00426562"/>
    <w:rsid w:val="00426C2E"/>
    <w:rsid w:val="00437428"/>
    <w:rsid w:val="004415DC"/>
    <w:rsid w:val="00441DC8"/>
    <w:rsid w:val="00454215"/>
    <w:rsid w:val="00454ECF"/>
    <w:rsid w:val="004633F2"/>
    <w:rsid w:val="00466E91"/>
    <w:rsid w:val="00483FD1"/>
    <w:rsid w:val="00484816"/>
    <w:rsid w:val="004911E1"/>
    <w:rsid w:val="00493209"/>
    <w:rsid w:val="004950B5"/>
    <w:rsid w:val="00495632"/>
    <w:rsid w:val="004966CD"/>
    <w:rsid w:val="00497492"/>
    <w:rsid w:val="004A1A4D"/>
    <w:rsid w:val="004A6729"/>
    <w:rsid w:val="004B42FD"/>
    <w:rsid w:val="004C2DFC"/>
    <w:rsid w:val="004C437D"/>
    <w:rsid w:val="004D435F"/>
    <w:rsid w:val="004D57BE"/>
    <w:rsid w:val="004D6AED"/>
    <w:rsid w:val="004F0D63"/>
    <w:rsid w:val="004F5A1E"/>
    <w:rsid w:val="005076F2"/>
    <w:rsid w:val="005139BD"/>
    <w:rsid w:val="00514101"/>
    <w:rsid w:val="00514703"/>
    <w:rsid w:val="005166EA"/>
    <w:rsid w:val="0052500C"/>
    <w:rsid w:val="005263E4"/>
    <w:rsid w:val="00526973"/>
    <w:rsid w:val="00527DBF"/>
    <w:rsid w:val="00535AEB"/>
    <w:rsid w:val="00540E0C"/>
    <w:rsid w:val="00541E35"/>
    <w:rsid w:val="00546A7E"/>
    <w:rsid w:val="0055585B"/>
    <w:rsid w:val="00557135"/>
    <w:rsid w:val="00561CCD"/>
    <w:rsid w:val="005655AD"/>
    <w:rsid w:val="005730AD"/>
    <w:rsid w:val="0057405A"/>
    <w:rsid w:val="005773AD"/>
    <w:rsid w:val="005821A4"/>
    <w:rsid w:val="005862DF"/>
    <w:rsid w:val="005A4D45"/>
    <w:rsid w:val="005C14C2"/>
    <w:rsid w:val="005C158A"/>
    <w:rsid w:val="005C7092"/>
    <w:rsid w:val="005D022A"/>
    <w:rsid w:val="005D40BC"/>
    <w:rsid w:val="005E185A"/>
    <w:rsid w:val="005E3022"/>
    <w:rsid w:val="005F10B6"/>
    <w:rsid w:val="005F2A7F"/>
    <w:rsid w:val="005F34C0"/>
    <w:rsid w:val="005F58B3"/>
    <w:rsid w:val="005F6C3B"/>
    <w:rsid w:val="00600983"/>
    <w:rsid w:val="00603E29"/>
    <w:rsid w:val="00612052"/>
    <w:rsid w:val="0061778B"/>
    <w:rsid w:val="006230E2"/>
    <w:rsid w:val="00625DCE"/>
    <w:rsid w:val="00632278"/>
    <w:rsid w:val="006322B5"/>
    <w:rsid w:val="00632FE3"/>
    <w:rsid w:val="006331A5"/>
    <w:rsid w:val="00633DAD"/>
    <w:rsid w:val="00652476"/>
    <w:rsid w:val="006530AD"/>
    <w:rsid w:val="006671EB"/>
    <w:rsid w:val="00671160"/>
    <w:rsid w:val="0067443C"/>
    <w:rsid w:val="00675BD8"/>
    <w:rsid w:val="00675F57"/>
    <w:rsid w:val="00690681"/>
    <w:rsid w:val="006A452B"/>
    <w:rsid w:val="006C311E"/>
    <w:rsid w:val="006C43E7"/>
    <w:rsid w:val="006D0499"/>
    <w:rsid w:val="006E07F1"/>
    <w:rsid w:val="006E199A"/>
    <w:rsid w:val="006E4822"/>
    <w:rsid w:val="006E5408"/>
    <w:rsid w:val="006E7CFA"/>
    <w:rsid w:val="006F0D1D"/>
    <w:rsid w:val="006F25F9"/>
    <w:rsid w:val="00702DF2"/>
    <w:rsid w:val="0070509B"/>
    <w:rsid w:val="00706A04"/>
    <w:rsid w:val="00706DE4"/>
    <w:rsid w:val="007127FE"/>
    <w:rsid w:val="00713F37"/>
    <w:rsid w:val="00715946"/>
    <w:rsid w:val="00717958"/>
    <w:rsid w:val="0072225A"/>
    <w:rsid w:val="007233B4"/>
    <w:rsid w:val="00725ECC"/>
    <w:rsid w:val="0072601F"/>
    <w:rsid w:val="00726AAE"/>
    <w:rsid w:val="00732038"/>
    <w:rsid w:val="00747CA1"/>
    <w:rsid w:val="00756CA9"/>
    <w:rsid w:val="0075736A"/>
    <w:rsid w:val="0077180B"/>
    <w:rsid w:val="0077452B"/>
    <w:rsid w:val="0077519F"/>
    <w:rsid w:val="00776032"/>
    <w:rsid w:val="007800BA"/>
    <w:rsid w:val="0079142F"/>
    <w:rsid w:val="00792BB0"/>
    <w:rsid w:val="00795CF8"/>
    <w:rsid w:val="00795F4F"/>
    <w:rsid w:val="00797862"/>
    <w:rsid w:val="007979B8"/>
    <w:rsid w:val="007A409F"/>
    <w:rsid w:val="007A6EEC"/>
    <w:rsid w:val="007A70D4"/>
    <w:rsid w:val="007C0518"/>
    <w:rsid w:val="007C187A"/>
    <w:rsid w:val="007C3202"/>
    <w:rsid w:val="007C41A9"/>
    <w:rsid w:val="007D036A"/>
    <w:rsid w:val="007D5FD4"/>
    <w:rsid w:val="007E5494"/>
    <w:rsid w:val="007F3884"/>
    <w:rsid w:val="007F568C"/>
    <w:rsid w:val="00800CF3"/>
    <w:rsid w:val="008022F2"/>
    <w:rsid w:val="008106F5"/>
    <w:rsid w:val="0081121B"/>
    <w:rsid w:val="008123D0"/>
    <w:rsid w:val="008150B8"/>
    <w:rsid w:val="008200D0"/>
    <w:rsid w:val="00820EB7"/>
    <w:rsid w:val="008229A4"/>
    <w:rsid w:val="0082660D"/>
    <w:rsid w:val="00830DE1"/>
    <w:rsid w:val="0083130C"/>
    <w:rsid w:val="00833EAD"/>
    <w:rsid w:val="00833FB2"/>
    <w:rsid w:val="0083456F"/>
    <w:rsid w:val="00835B63"/>
    <w:rsid w:val="00840510"/>
    <w:rsid w:val="00844074"/>
    <w:rsid w:val="0084620B"/>
    <w:rsid w:val="00851F08"/>
    <w:rsid w:val="00853D70"/>
    <w:rsid w:val="008544A8"/>
    <w:rsid w:val="00854A29"/>
    <w:rsid w:val="00861102"/>
    <w:rsid w:val="00865E52"/>
    <w:rsid w:val="008734F0"/>
    <w:rsid w:val="00873BA0"/>
    <w:rsid w:val="0087473E"/>
    <w:rsid w:val="008806B1"/>
    <w:rsid w:val="008A463E"/>
    <w:rsid w:val="008B28EB"/>
    <w:rsid w:val="008D18AE"/>
    <w:rsid w:val="008D3487"/>
    <w:rsid w:val="008E2706"/>
    <w:rsid w:val="008E5EE6"/>
    <w:rsid w:val="008E6486"/>
    <w:rsid w:val="008F0E92"/>
    <w:rsid w:val="008F1ACD"/>
    <w:rsid w:val="008F6805"/>
    <w:rsid w:val="00901103"/>
    <w:rsid w:val="00905267"/>
    <w:rsid w:val="00906BD8"/>
    <w:rsid w:val="00914237"/>
    <w:rsid w:val="009204EC"/>
    <w:rsid w:val="009240E6"/>
    <w:rsid w:val="009247C3"/>
    <w:rsid w:val="00930CDB"/>
    <w:rsid w:val="00931A32"/>
    <w:rsid w:val="00941C96"/>
    <w:rsid w:val="00942517"/>
    <w:rsid w:val="00944DB3"/>
    <w:rsid w:val="00950BA7"/>
    <w:rsid w:val="009519E4"/>
    <w:rsid w:val="009575F6"/>
    <w:rsid w:val="00963EC8"/>
    <w:rsid w:val="00966C63"/>
    <w:rsid w:val="00971D55"/>
    <w:rsid w:val="00975742"/>
    <w:rsid w:val="00975786"/>
    <w:rsid w:val="00975E04"/>
    <w:rsid w:val="00977633"/>
    <w:rsid w:val="0098011F"/>
    <w:rsid w:val="00982DAB"/>
    <w:rsid w:val="00982FB9"/>
    <w:rsid w:val="00983E69"/>
    <w:rsid w:val="00985DBA"/>
    <w:rsid w:val="00986129"/>
    <w:rsid w:val="009A19E6"/>
    <w:rsid w:val="009A6140"/>
    <w:rsid w:val="009A669D"/>
    <w:rsid w:val="009A6C61"/>
    <w:rsid w:val="009B5D47"/>
    <w:rsid w:val="009B67F6"/>
    <w:rsid w:val="009C6E55"/>
    <w:rsid w:val="009C7512"/>
    <w:rsid w:val="009D6D43"/>
    <w:rsid w:val="009D7BFA"/>
    <w:rsid w:val="009E044E"/>
    <w:rsid w:val="009E3E10"/>
    <w:rsid w:val="009E4A0E"/>
    <w:rsid w:val="009E578A"/>
    <w:rsid w:val="009E5A74"/>
    <w:rsid w:val="009F6A19"/>
    <w:rsid w:val="009F7C84"/>
    <w:rsid w:val="009F7F48"/>
    <w:rsid w:val="00A02AD8"/>
    <w:rsid w:val="00A030E8"/>
    <w:rsid w:val="00A140AD"/>
    <w:rsid w:val="00A147E3"/>
    <w:rsid w:val="00A152BB"/>
    <w:rsid w:val="00A2242B"/>
    <w:rsid w:val="00A30296"/>
    <w:rsid w:val="00A369CD"/>
    <w:rsid w:val="00A42763"/>
    <w:rsid w:val="00A45C77"/>
    <w:rsid w:val="00A460CD"/>
    <w:rsid w:val="00A46794"/>
    <w:rsid w:val="00A46A71"/>
    <w:rsid w:val="00A470A6"/>
    <w:rsid w:val="00A80F32"/>
    <w:rsid w:val="00A8630D"/>
    <w:rsid w:val="00A94B05"/>
    <w:rsid w:val="00A94C36"/>
    <w:rsid w:val="00AC26EB"/>
    <w:rsid w:val="00AC4FCC"/>
    <w:rsid w:val="00AC5F24"/>
    <w:rsid w:val="00AD7E6D"/>
    <w:rsid w:val="00AE55B1"/>
    <w:rsid w:val="00AE5BE9"/>
    <w:rsid w:val="00AF363F"/>
    <w:rsid w:val="00AF3A32"/>
    <w:rsid w:val="00AF475E"/>
    <w:rsid w:val="00AF4CBA"/>
    <w:rsid w:val="00AF7C02"/>
    <w:rsid w:val="00B04140"/>
    <w:rsid w:val="00B129AC"/>
    <w:rsid w:val="00B131A2"/>
    <w:rsid w:val="00B13970"/>
    <w:rsid w:val="00B14296"/>
    <w:rsid w:val="00B1559E"/>
    <w:rsid w:val="00B2067F"/>
    <w:rsid w:val="00B21954"/>
    <w:rsid w:val="00B2596A"/>
    <w:rsid w:val="00B26336"/>
    <w:rsid w:val="00B407A5"/>
    <w:rsid w:val="00B45501"/>
    <w:rsid w:val="00B5528E"/>
    <w:rsid w:val="00B562F6"/>
    <w:rsid w:val="00B60919"/>
    <w:rsid w:val="00B63706"/>
    <w:rsid w:val="00B65333"/>
    <w:rsid w:val="00B65A40"/>
    <w:rsid w:val="00B82624"/>
    <w:rsid w:val="00B83C22"/>
    <w:rsid w:val="00B856CF"/>
    <w:rsid w:val="00B97A1B"/>
    <w:rsid w:val="00BA3C05"/>
    <w:rsid w:val="00BA73EB"/>
    <w:rsid w:val="00BB0BDF"/>
    <w:rsid w:val="00BB63FF"/>
    <w:rsid w:val="00BC4B55"/>
    <w:rsid w:val="00BC4F59"/>
    <w:rsid w:val="00BC6BB7"/>
    <w:rsid w:val="00BD7CC1"/>
    <w:rsid w:val="00BE2B0A"/>
    <w:rsid w:val="00BE5E13"/>
    <w:rsid w:val="00BF2BB0"/>
    <w:rsid w:val="00BF4A29"/>
    <w:rsid w:val="00BF6A9F"/>
    <w:rsid w:val="00BF7D74"/>
    <w:rsid w:val="00C30A5C"/>
    <w:rsid w:val="00C31652"/>
    <w:rsid w:val="00C3286A"/>
    <w:rsid w:val="00C41E36"/>
    <w:rsid w:val="00C46EF1"/>
    <w:rsid w:val="00C607D9"/>
    <w:rsid w:val="00C63424"/>
    <w:rsid w:val="00C63493"/>
    <w:rsid w:val="00C6623C"/>
    <w:rsid w:val="00C71975"/>
    <w:rsid w:val="00C829FB"/>
    <w:rsid w:val="00C83B3A"/>
    <w:rsid w:val="00C85BE2"/>
    <w:rsid w:val="00C877FA"/>
    <w:rsid w:val="00CA3503"/>
    <w:rsid w:val="00CA5344"/>
    <w:rsid w:val="00CB66BB"/>
    <w:rsid w:val="00CB6A3E"/>
    <w:rsid w:val="00CC1573"/>
    <w:rsid w:val="00CC506C"/>
    <w:rsid w:val="00CC5F64"/>
    <w:rsid w:val="00CE0731"/>
    <w:rsid w:val="00CE0C4E"/>
    <w:rsid w:val="00CE1B92"/>
    <w:rsid w:val="00CF0325"/>
    <w:rsid w:val="00CF208C"/>
    <w:rsid w:val="00CF3E4F"/>
    <w:rsid w:val="00CF4892"/>
    <w:rsid w:val="00CF4BBE"/>
    <w:rsid w:val="00CF58E0"/>
    <w:rsid w:val="00D10C36"/>
    <w:rsid w:val="00D13244"/>
    <w:rsid w:val="00D1395C"/>
    <w:rsid w:val="00D148A6"/>
    <w:rsid w:val="00D203F9"/>
    <w:rsid w:val="00D213AF"/>
    <w:rsid w:val="00D221A3"/>
    <w:rsid w:val="00D243A1"/>
    <w:rsid w:val="00D255C5"/>
    <w:rsid w:val="00D33150"/>
    <w:rsid w:val="00D331EE"/>
    <w:rsid w:val="00D413A3"/>
    <w:rsid w:val="00D4414B"/>
    <w:rsid w:val="00D5071F"/>
    <w:rsid w:val="00D64665"/>
    <w:rsid w:val="00D64F33"/>
    <w:rsid w:val="00D66B07"/>
    <w:rsid w:val="00D7022F"/>
    <w:rsid w:val="00D71364"/>
    <w:rsid w:val="00D81E0E"/>
    <w:rsid w:val="00D8689E"/>
    <w:rsid w:val="00D912D6"/>
    <w:rsid w:val="00D9692F"/>
    <w:rsid w:val="00D96A02"/>
    <w:rsid w:val="00DA4965"/>
    <w:rsid w:val="00DB3A18"/>
    <w:rsid w:val="00DB3EEC"/>
    <w:rsid w:val="00DB65C1"/>
    <w:rsid w:val="00DC1CB5"/>
    <w:rsid w:val="00DC286A"/>
    <w:rsid w:val="00DC3456"/>
    <w:rsid w:val="00DC5246"/>
    <w:rsid w:val="00DD5D66"/>
    <w:rsid w:val="00DE0218"/>
    <w:rsid w:val="00DF076A"/>
    <w:rsid w:val="00E02D59"/>
    <w:rsid w:val="00E03D25"/>
    <w:rsid w:val="00E12487"/>
    <w:rsid w:val="00E203F3"/>
    <w:rsid w:val="00E21A59"/>
    <w:rsid w:val="00E22507"/>
    <w:rsid w:val="00E32144"/>
    <w:rsid w:val="00E42FA4"/>
    <w:rsid w:val="00E613DB"/>
    <w:rsid w:val="00E61A4C"/>
    <w:rsid w:val="00E66A0D"/>
    <w:rsid w:val="00E85A74"/>
    <w:rsid w:val="00E91656"/>
    <w:rsid w:val="00E949EA"/>
    <w:rsid w:val="00E94F01"/>
    <w:rsid w:val="00E96BB3"/>
    <w:rsid w:val="00EA126E"/>
    <w:rsid w:val="00EB220C"/>
    <w:rsid w:val="00EC4301"/>
    <w:rsid w:val="00ED299B"/>
    <w:rsid w:val="00EE61E5"/>
    <w:rsid w:val="00EF4801"/>
    <w:rsid w:val="00EF6270"/>
    <w:rsid w:val="00EF6420"/>
    <w:rsid w:val="00F02D26"/>
    <w:rsid w:val="00F0776C"/>
    <w:rsid w:val="00F21E2B"/>
    <w:rsid w:val="00F22E56"/>
    <w:rsid w:val="00F23A56"/>
    <w:rsid w:val="00F278B2"/>
    <w:rsid w:val="00F31738"/>
    <w:rsid w:val="00F3728A"/>
    <w:rsid w:val="00F4381F"/>
    <w:rsid w:val="00F47309"/>
    <w:rsid w:val="00F621EF"/>
    <w:rsid w:val="00F64D5F"/>
    <w:rsid w:val="00F66B4E"/>
    <w:rsid w:val="00F72290"/>
    <w:rsid w:val="00F72F34"/>
    <w:rsid w:val="00F734F9"/>
    <w:rsid w:val="00F770B7"/>
    <w:rsid w:val="00F830FE"/>
    <w:rsid w:val="00F84369"/>
    <w:rsid w:val="00F853C0"/>
    <w:rsid w:val="00FA06DC"/>
    <w:rsid w:val="00FA1C22"/>
    <w:rsid w:val="00FA5AEF"/>
    <w:rsid w:val="00FB3622"/>
    <w:rsid w:val="00FB6923"/>
    <w:rsid w:val="00FC3AF7"/>
    <w:rsid w:val="00FD2F19"/>
    <w:rsid w:val="00FD411D"/>
    <w:rsid w:val="00FD479A"/>
    <w:rsid w:val="00FD4962"/>
    <w:rsid w:val="00FE0F75"/>
    <w:rsid w:val="00FE672B"/>
    <w:rsid w:val="00FF01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60"/>
    </w:pPr>
    <w:rPr>
      <w:lang w:eastAsia="en-US"/>
    </w:rPr>
  </w:style>
  <w:style w:type="paragraph" w:styleId="Heading1">
    <w:name w:val="heading 1"/>
    <w:basedOn w:val="Normal"/>
    <w:next w:val="Normal"/>
    <w:qFormat/>
    <w:rsid w:val="004131AB"/>
    <w:pPr>
      <w:keepNext/>
      <w:numPr>
        <w:numId w:val="8"/>
      </w:numPr>
      <w:spacing w:before="240"/>
      <w:outlineLvl w:val="0"/>
    </w:pPr>
    <w:rPr>
      <w:rFonts w:ascii="Helvetica" w:hAnsi="Helvetica"/>
      <w:b/>
      <w:i/>
      <w:kern w:val="28"/>
      <w:sz w:val="24"/>
      <w:lang w:val="en-US"/>
    </w:rPr>
  </w:style>
  <w:style w:type="paragraph" w:styleId="Heading2">
    <w:name w:val="heading 2"/>
    <w:basedOn w:val="Normal"/>
    <w:next w:val="Normal"/>
    <w:qFormat/>
    <w:rsid w:val="006F0D1D"/>
    <w:pPr>
      <w:keepNext/>
      <w:numPr>
        <w:ilvl w:val="1"/>
        <w:numId w:val="8"/>
      </w:numPr>
      <w:spacing w:before="240"/>
      <w:outlineLvl w:val="1"/>
    </w:pPr>
    <w:rPr>
      <w:rFonts w:ascii="Helvetica" w:hAnsi="Helvetica"/>
      <w:b/>
      <w:i/>
      <w:sz w:val="22"/>
      <w:lang w:val="en-US"/>
    </w:rPr>
  </w:style>
  <w:style w:type="paragraph" w:styleId="Heading3">
    <w:name w:val="heading 3"/>
    <w:basedOn w:val="Normal"/>
    <w:next w:val="Normal"/>
    <w:qFormat/>
    <w:rsid w:val="008200D0"/>
    <w:pPr>
      <w:keepNext/>
      <w:numPr>
        <w:ilvl w:val="2"/>
        <w:numId w:val="8"/>
      </w:numPr>
      <w:spacing w:before="240"/>
      <w:outlineLvl w:val="2"/>
    </w:pPr>
    <w:rPr>
      <w:rFonts w:ascii="Helvetica" w:hAnsi="Helvetica"/>
      <w:b/>
      <w:i/>
    </w:rPr>
  </w:style>
  <w:style w:type="paragraph" w:styleId="Heading4">
    <w:name w:val="heading 4"/>
    <w:basedOn w:val="Normal"/>
    <w:next w:val="Normal"/>
    <w:qFormat/>
    <w:pPr>
      <w:keepNext/>
      <w:spacing w:before="240"/>
      <w:outlineLvl w:val="3"/>
    </w:pPr>
    <w:rPr>
      <w:rFonts w:ascii="Helvetica" w:hAnsi="Helvetica"/>
      <w:b/>
    </w:rPr>
  </w:style>
  <w:style w:type="paragraph" w:styleId="Heading5">
    <w:name w:val="heading 5"/>
    <w:basedOn w:val="Normal"/>
    <w:next w:val="Normal"/>
    <w:qFormat/>
    <w:pPr>
      <w:spacing w:before="240"/>
      <w:outlineLvl w:val="4"/>
    </w:pPr>
    <w:rPr>
      <w:rFonts w:ascii="Arial" w:hAnsi="Arial"/>
      <w:sz w:val="22"/>
    </w:rPr>
  </w:style>
  <w:style w:type="paragraph" w:styleId="Heading6">
    <w:name w:val="heading 6"/>
    <w:aliases w:val="Appendix"/>
    <w:basedOn w:val="Normal"/>
    <w:next w:val="Normal"/>
    <w:qFormat/>
    <w:pPr>
      <w:spacing w:before="240"/>
      <w:outlineLvl w:val="5"/>
    </w:pPr>
    <w:rPr>
      <w:rFonts w:ascii="Arial" w:hAnsi="Arial"/>
      <w:i/>
      <w:sz w:val="22"/>
    </w:rPr>
  </w:style>
  <w:style w:type="paragraph" w:styleId="Heading7">
    <w:name w:val="heading 7"/>
    <w:basedOn w:val="Normal"/>
    <w:next w:val="Normal"/>
    <w:qFormat/>
    <w:pPr>
      <w:spacing w:before="240"/>
      <w:outlineLvl w:val="6"/>
    </w:pPr>
    <w:rPr>
      <w:rFonts w:ascii="Arial" w:hAnsi="Arial"/>
    </w:rPr>
  </w:style>
  <w:style w:type="paragraph" w:styleId="Heading8">
    <w:name w:val="heading 8"/>
    <w:basedOn w:val="Normal"/>
    <w:next w:val="Normal"/>
    <w:qFormat/>
    <w:pPr>
      <w:spacing w:before="240"/>
      <w:outlineLvl w:val="7"/>
    </w:pPr>
    <w:rPr>
      <w:rFonts w:ascii="Arial" w:hAnsi="Arial"/>
      <w:i/>
    </w:rPr>
  </w:style>
  <w:style w:type="paragraph" w:styleId="Heading9">
    <w:name w:val="heading 9"/>
    <w:basedOn w:val="Normal"/>
    <w:next w:val="Normal"/>
    <w:qFormat/>
    <w:p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aliases w:val="First"/>
    <w:basedOn w:val="Normal"/>
    <w:next w:val="Normal"/>
    <w:uiPriority w:val="39"/>
    <w:pPr>
      <w:tabs>
        <w:tab w:val="right" w:leader="dot" w:pos="9216"/>
      </w:tabs>
      <w:spacing w:before="120" w:after="120"/>
    </w:pPr>
    <w:rPr>
      <w:b/>
      <w:caps/>
    </w:rPr>
  </w:style>
  <w:style w:type="paragraph" w:styleId="TOC2">
    <w:name w:val="toc 2"/>
    <w:basedOn w:val="Normal"/>
    <w:next w:val="Normal"/>
    <w:uiPriority w:val="39"/>
    <w:pPr>
      <w:tabs>
        <w:tab w:val="right" w:leader="dot" w:pos="9216"/>
      </w:tabs>
      <w:spacing w:after="0"/>
    </w:pPr>
    <w:rPr>
      <w:smallCaps/>
    </w:rPr>
  </w:style>
  <w:style w:type="paragraph" w:styleId="TOC3">
    <w:name w:val="toc 3"/>
    <w:basedOn w:val="Normal"/>
    <w:next w:val="Normal"/>
    <w:uiPriority w:val="39"/>
    <w:pPr>
      <w:tabs>
        <w:tab w:val="right" w:leader="dot" w:pos="9216"/>
      </w:tabs>
      <w:spacing w:after="0"/>
      <w:ind w:left="200"/>
    </w:pPr>
    <w:rPr>
      <w:i/>
    </w:rPr>
  </w:style>
  <w:style w:type="paragraph" w:styleId="TOC4">
    <w:name w:val="toc 4"/>
    <w:basedOn w:val="Normal"/>
    <w:next w:val="Normal"/>
    <w:uiPriority w:val="39"/>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lang w:val="en-US" w:eastAsia="en-US"/>
    </w:rPr>
  </w:style>
  <w:style w:type="paragraph" w:customStyle="1" w:styleId="TableText">
    <w:name w:val="Table Text"/>
    <w:rPr>
      <w:rFonts w:ascii="Helvetica" w:hAnsi="Helvetica"/>
      <w:color w:val="000000"/>
      <w:sz w:val="24"/>
      <w:lang w:val="en-US" w:eastAsia="en-US"/>
    </w:rPr>
  </w:style>
  <w:style w:type="paragraph" w:customStyle="1" w:styleId="code">
    <w:name w:val="code"/>
    <w:pPr>
      <w:jc w:val="center"/>
    </w:pPr>
    <w:rPr>
      <w:rFonts w:ascii="Helvetica" w:hAnsi="Helvetica"/>
      <w:color w:val="000000"/>
      <w:sz w:val="24"/>
      <w:lang w:val="en-US" w:eastAsia="en-US"/>
    </w:rPr>
  </w:style>
  <w:style w:type="paragraph" w:customStyle="1" w:styleId="Bullet">
    <w:name w:val="Bullet"/>
    <w:pPr>
      <w:ind w:left="288"/>
    </w:pPr>
    <w:rPr>
      <w:rFonts w:ascii="TimesNewRomanPS" w:hAnsi="TimesNewRomanPS"/>
      <w:color w:val="000000"/>
      <w:sz w:val="24"/>
      <w:lang w:val="en-US" w:eastAsia="en-US"/>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pPr>
      <w:spacing w:after="0"/>
      <w:ind w:left="3600" w:hanging="623"/>
    </w:pPr>
    <w:rPr>
      <w:sz w:val="22"/>
      <w:lang w:val="en-US"/>
    </w:rPr>
  </w:style>
  <w:style w:type="paragraph" w:styleId="BodyTextIndent2">
    <w:name w:val="Body Text Indent 2"/>
    <w:basedOn w:val="Normal"/>
    <w:pPr>
      <w:spacing w:after="0"/>
      <w:ind w:left="2410" w:hanging="283"/>
    </w:pPr>
    <w:rPr>
      <w:sz w:val="22"/>
      <w:lang w:val="en-US"/>
    </w:rPr>
  </w:style>
  <w:style w:type="paragraph" w:styleId="BodyTextIndent">
    <w:name w:val="Body Text Indent"/>
    <w:basedOn w:val="Normal"/>
    <w:pPr>
      <w:ind w:left="270"/>
    </w:pPr>
  </w:style>
  <w:style w:type="paragraph" w:styleId="BalloonText">
    <w:name w:val="Balloon Text"/>
    <w:basedOn w:val="Normal"/>
    <w:semiHidden/>
    <w:rsid w:val="00347C10"/>
    <w:rPr>
      <w:rFonts w:ascii="Tahoma" w:hAnsi="Tahoma" w:cs="Tahoma"/>
      <w:sz w:val="16"/>
      <w:szCs w:val="16"/>
    </w:rPr>
  </w:style>
  <w:style w:type="paragraph" w:customStyle="1" w:styleId="RegularText">
    <w:name w:val="Regular Text"/>
    <w:rsid w:val="003E53ED"/>
    <w:pPr>
      <w:widowControl w:val="0"/>
      <w:spacing w:before="60" w:after="60"/>
      <w:jc w:val="both"/>
    </w:pPr>
    <w:rPr>
      <w:rFonts w:ascii="Helvetica" w:hAnsi="Helvetica"/>
      <w:noProof/>
      <w:sz w:val="21"/>
      <w:lang w:val="en-US" w:eastAsia="en-US"/>
    </w:rPr>
  </w:style>
  <w:style w:type="character" w:styleId="PageNumber">
    <w:name w:val="page number"/>
    <w:basedOn w:val="DefaultParagraphFont"/>
    <w:rsid w:val="00D1395C"/>
  </w:style>
  <w:style w:type="character" w:styleId="FollowedHyperlink">
    <w:name w:val="FollowedHyperlink"/>
    <w:rsid w:val="00603E29"/>
    <w:rPr>
      <w:color w:val="800080"/>
      <w:u w:val="single"/>
    </w:rPr>
  </w:style>
  <w:style w:type="paragraph" w:styleId="FootnoteText">
    <w:name w:val="footnote text"/>
    <w:basedOn w:val="Normal"/>
    <w:semiHidden/>
    <w:rsid w:val="0087473E"/>
    <w:pPr>
      <w:spacing w:after="0"/>
      <w:jc w:val="both"/>
    </w:pPr>
    <w:rPr>
      <w:lang w:val="en-US"/>
    </w:rPr>
  </w:style>
  <w:style w:type="paragraph" w:styleId="BodyText">
    <w:name w:val="Body Text"/>
    <w:basedOn w:val="Normal"/>
    <w:rsid w:val="0087473E"/>
    <w:pPr>
      <w:spacing w:after="0"/>
      <w:jc w:val="both"/>
    </w:pPr>
    <w:rPr>
      <w:sz w:val="24"/>
      <w:szCs w:val="24"/>
      <w:lang w:val="en-CA" w:eastAsia="fr-CA"/>
    </w:rPr>
  </w:style>
  <w:style w:type="character" w:styleId="Hyperlink">
    <w:name w:val="Hyperlink"/>
    <w:uiPriority w:val="99"/>
    <w:rsid w:val="0087473E"/>
    <w:rPr>
      <w:color w:val="0000FF"/>
      <w:u w:val="single"/>
    </w:rPr>
  </w:style>
  <w:style w:type="paragraph" w:styleId="BlockText">
    <w:name w:val="Block Text"/>
    <w:basedOn w:val="Normal"/>
    <w:rsid w:val="0087473E"/>
    <w:pPr>
      <w:spacing w:after="0"/>
      <w:ind w:left="1134" w:right="1134"/>
      <w:jc w:val="both"/>
    </w:pPr>
    <w:rPr>
      <w:sz w:val="24"/>
      <w:szCs w:val="24"/>
      <w:lang w:val="en-CA" w:eastAsia="fr-CA"/>
    </w:rPr>
  </w:style>
  <w:style w:type="paragraph" w:styleId="TableofFigures">
    <w:name w:val="table of figures"/>
    <w:basedOn w:val="Normal"/>
    <w:next w:val="Normal"/>
    <w:uiPriority w:val="99"/>
    <w:rsid w:val="0087473E"/>
    <w:pPr>
      <w:spacing w:after="0"/>
      <w:ind w:left="480" w:hanging="480"/>
    </w:pPr>
    <w:rPr>
      <w:sz w:val="24"/>
      <w:szCs w:val="24"/>
      <w:lang w:eastAsia="fr-CA"/>
    </w:rPr>
  </w:style>
  <w:style w:type="paragraph" w:styleId="Index1">
    <w:name w:val="index 1"/>
    <w:basedOn w:val="Normal"/>
    <w:next w:val="Normal"/>
    <w:autoRedefine/>
    <w:semiHidden/>
    <w:rsid w:val="0087473E"/>
    <w:pPr>
      <w:ind w:left="200" w:hanging="200"/>
    </w:pPr>
  </w:style>
  <w:style w:type="paragraph" w:styleId="IndexHeading">
    <w:name w:val="index heading"/>
    <w:basedOn w:val="Normal"/>
    <w:next w:val="Index1"/>
    <w:semiHidden/>
    <w:rsid w:val="0087473E"/>
    <w:pPr>
      <w:spacing w:after="0"/>
    </w:pPr>
    <w:rPr>
      <w:rFonts w:ascii="Arial" w:hAnsi="Arial"/>
      <w:b/>
      <w:lang w:val="en-US"/>
    </w:rPr>
  </w:style>
  <w:style w:type="paragraph" w:styleId="CommentText">
    <w:name w:val="annotation text"/>
    <w:basedOn w:val="Normal"/>
    <w:link w:val="CommentTextChar"/>
    <w:rsid w:val="0087473E"/>
    <w:pPr>
      <w:spacing w:after="0"/>
    </w:pPr>
    <w:rPr>
      <w:lang w:val="en-US"/>
    </w:rPr>
  </w:style>
  <w:style w:type="paragraph" w:customStyle="1" w:styleId="TableBody">
    <w:name w:val="TableBody"/>
    <w:rsid w:val="00175E33"/>
    <w:pPr>
      <w:keepLines/>
      <w:widowControl w:val="0"/>
      <w:tabs>
        <w:tab w:val="left" w:pos="720"/>
        <w:tab w:val="left" w:pos="1440"/>
        <w:tab w:val="left" w:pos="2160"/>
        <w:tab w:val="left" w:pos="2880"/>
        <w:tab w:val="left" w:pos="3600"/>
        <w:tab w:val="left" w:pos="4320"/>
        <w:tab w:val="left" w:pos="5040"/>
      </w:tabs>
      <w:overflowPunct w:val="0"/>
      <w:autoSpaceDE w:val="0"/>
      <w:autoSpaceDN w:val="0"/>
      <w:adjustRightInd w:val="0"/>
      <w:spacing w:before="60" w:after="60"/>
      <w:jc w:val="both"/>
      <w:textAlignment w:val="baseline"/>
    </w:pPr>
    <w:rPr>
      <w:rFonts w:ascii="Helvetica" w:hAnsi="Helvetica"/>
      <w:noProof/>
      <w:lang w:val="en-US" w:eastAsia="en-US"/>
    </w:rPr>
  </w:style>
  <w:style w:type="paragraph" w:customStyle="1" w:styleId="TableHeading">
    <w:name w:val="TableHeading"/>
    <w:next w:val="TableBody"/>
    <w:rsid w:val="00175E33"/>
    <w:pPr>
      <w:keepNext/>
      <w:keepLines/>
      <w:overflowPunct w:val="0"/>
      <w:autoSpaceDE w:val="0"/>
      <w:autoSpaceDN w:val="0"/>
      <w:adjustRightInd w:val="0"/>
      <w:spacing w:before="60" w:after="60" w:line="240" w:lineRule="atLeast"/>
      <w:textAlignment w:val="baseline"/>
    </w:pPr>
    <w:rPr>
      <w:rFonts w:ascii="Helvetica" w:hAnsi="Helvetica"/>
      <w:b/>
      <w:sz w:val="21"/>
      <w:lang w:val="en-US" w:eastAsia="en-US"/>
    </w:rPr>
  </w:style>
  <w:style w:type="paragraph" w:styleId="Caption">
    <w:name w:val="caption"/>
    <w:basedOn w:val="Normal"/>
    <w:next w:val="Normal"/>
    <w:qFormat/>
    <w:rsid w:val="00BE5E13"/>
    <w:rPr>
      <w:b/>
      <w:bCs/>
    </w:rPr>
  </w:style>
  <w:style w:type="character" w:styleId="Strong">
    <w:name w:val="Strong"/>
    <w:qFormat/>
    <w:rsid w:val="00EC4301"/>
    <w:rPr>
      <w:b/>
      <w:bCs/>
    </w:rPr>
  </w:style>
  <w:style w:type="character" w:styleId="FootnoteReference">
    <w:name w:val="footnote reference"/>
    <w:semiHidden/>
    <w:rsid w:val="00275C4F"/>
    <w:rPr>
      <w:vertAlign w:val="superscript"/>
    </w:rPr>
  </w:style>
  <w:style w:type="table" w:styleId="TableGrid">
    <w:name w:val="Table Grid"/>
    <w:basedOn w:val="TableNormal"/>
    <w:rsid w:val="00B65A40"/>
    <w:pPr>
      <w:spacing w:after="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rsid w:val="004D6AED"/>
    <w:rPr>
      <w:sz w:val="16"/>
      <w:szCs w:val="16"/>
    </w:rPr>
  </w:style>
  <w:style w:type="character" w:styleId="PlaceholderText">
    <w:name w:val="Placeholder Text"/>
    <w:basedOn w:val="DefaultParagraphFont"/>
    <w:uiPriority w:val="99"/>
    <w:semiHidden/>
    <w:rsid w:val="000354BD"/>
    <w:rPr>
      <w:color w:val="808080"/>
    </w:rPr>
  </w:style>
  <w:style w:type="paragraph" w:styleId="ListParagraph">
    <w:name w:val="List Paragraph"/>
    <w:basedOn w:val="Normal"/>
    <w:uiPriority w:val="34"/>
    <w:qFormat/>
    <w:rsid w:val="0041566F"/>
    <w:pPr>
      <w:ind w:left="720"/>
      <w:contextualSpacing/>
    </w:pPr>
  </w:style>
  <w:style w:type="paragraph" w:customStyle="1" w:styleId="FeatureHeading">
    <w:name w:val="Feature Heading"/>
    <w:basedOn w:val="Normal"/>
    <w:next w:val="Normal"/>
    <w:rsid w:val="00C71975"/>
    <w:pPr>
      <w:numPr>
        <w:numId w:val="56"/>
      </w:numPr>
      <w:tabs>
        <w:tab w:val="clear" w:pos="360"/>
        <w:tab w:val="num" w:pos="1800"/>
      </w:tabs>
      <w:spacing w:after="0"/>
      <w:ind w:left="1800"/>
    </w:pPr>
    <w:rPr>
      <w:sz w:val="22"/>
      <w:lang w:val="en-US"/>
    </w:rPr>
  </w:style>
  <w:style w:type="character" w:customStyle="1" w:styleId="CommentTextChar">
    <w:name w:val="Comment Text Char"/>
    <w:basedOn w:val="DefaultParagraphFont"/>
    <w:link w:val="CommentText"/>
    <w:rsid w:val="00985DBA"/>
    <w:rPr>
      <w:lang w:val="en-US" w:eastAsia="en-US"/>
    </w:rPr>
  </w:style>
  <w:style w:type="paragraph" w:styleId="NormalWeb">
    <w:name w:val="Normal (Web)"/>
    <w:basedOn w:val="Normal"/>
    <w:uiPriority w:val="99"/>
    <w:unhideWhenUsed/>
    <w:rsid w:val="00B65333"/>
    <w:pPr>
      <w:spacing w:before="100" w:beforeAutospacing="1" w:after="100" w:afterAutospacing="1"/>
    </w:pPr>
    <w:rPr>
      <w:rFonts w:eastAsiaTheme="minorEastAsia"/>
      <w:sz w:val="24"/>
      <w:szCs w:val="24"/>
      <w:lang w:eastAsia="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60"/>
    </w:pPr>
    <w:rPr>
      <w:lang w:eastAsia="en-US"/>
    </w:rPr>
  </w:style>
  <w:style w:type="paragraph" w:styleId="Heading1">
    <w:name w:val="heading 1"/>
    <w:basedOn w:val="Normal"/>
    <w:next w:val="Normal"/>
    <w:qFormat/>
    <w:rsid w:val="004131AB"/>
    <w:pPr>
      <w:keepNext/>
      <w:numPr>
        <w:numId w:val="8"/>
      </w:numPr>
      <w:spacing w:before="240"/>
      <w:outlineLvl w:val="0"/>
    </w:pPr>
    <w:rPr>
      <w:rFonts w:ascii="Helvetica" w:hAnsi="Helvetica"/>
      <w:b/>
      <w:i/>
      <w:kern w:val="28"/>
      <w:sz w:val="24"/>
      <w:lang w:val="en-US"/>
    </w:rPr>
  </w:style>
  <w:style w:type="paragraph" w:styleId="Heading2">
    <w:name w:val="heading 2"/>
    <w:basedOn w:val="Normal"/>
    <w:next w:val="Normal"/>
    <w:qFormat/>
    <w:rsid w:val="006F0D1D"/>
    <w:pPr>
      <w:keepNext/>
      <w:numPr>
        <w:ilvl w:val="1"/>
        <w:numId w:val="8"/>
      </w:numPr>
      <w:spacing w:before="240"/>
      <w:outlineLvl w:val="1"/>
    </w:pPr>
    <w:rPr>
      <w:rFonts w:ascii="Helvetica" w:hAnsi="Helvetica"/>
      <w:b/>
      <w:i/>
      <w:sz w:val="22"/>
      <w:lang w:val="en-US"/>
    </w:rPr>
  </w:style>
  <w:style w:type="paragraph" w:styleId="Heading3">
    <w:name w:val="heading 3"/>
    <w:basedOn w:val="Normal"/>
    <w:next w:val="Normal"/>
    <w:qFormat/>
    <w:rsid w:val="008200D0"/>
    <w:pPr>
      <w:keepNext/>
      <w:numPr>
        <w:ilvl w:val="2"/>
        <w:numId w:val="8"/>
      </w:numPr>
      <w:spacing w:before="240"/>
      <w:outlineLvl w:val="2"/>
    </w:pPr>
    <w:rPr>
      <w:rFonts w:ascii="Helvetica" w:hAnsi="Helvetica"/>
      <w:b/>
      <w:i/>
    </w:rPr>
  </w:style>
  <w:style w:type="paragraph" w:styleId="Heading4">
    <w:name w:val="heading 4"/>
    <w:basedOn w:val="Normal"/>
    <w:next w:val="Normal"/>
    <w:qFormat/>
    <w:pPr>
      <w:keepNext/>
      <w:spacing w:before="240"/>
      <w:outlineLvl w:val="3"/>
    </w:pPr>
    <w:rPr>
      <w:rFonts w:ascii="Helvetica" w:hAnsi="Helvetica"/>
      <w:b/>
    </w:rPr>
  </w:style>
  <w:style w:type="paragraph" w:styleId="Heading5">
    <w:name w:val="heading 5"/>
    <w:basedOn w:val="Normal"/>
    <w:next w:val="Normal"/>
    <w:qFormat/>
    <w:pPr>
      <w:spacing w:before="240"/>
      <w:outlineLvl w:val="4"/>
    </w:pPr>
    <w:rPr>
      <w:rFonts w:ascii="Arial" w:hAnsi="Arial"/>
      <w:sz w:val="22"/>
    </w:rPr>
  </w:style>
  <w:style w:type="paragraph" w:styleId="Heading6">
    <w:name w:val="heading 6"/>
    <w:aliases w:val="Appendix"/>
    <w:basedOn w:val="Normal"/>
    <w:next w:val="Normal"/>
    <w:qFormat/>
    <w:pPr>
      <w:spacing w:before="240"/>
      <w:outlineLvl w:val="5"/>
    </w:pPr>
    <w:rPr>
      <w:rFonts w:ascii="Arial" w:hAnsi="Arial"/>
      <w:i/>
      <w:sz w:val="22"/>
    </w:rPr>
  </w:style>
  <w:style w:type="paragraph" w:styleId="Heading7">
    <w:name w:val="heading 7"/>
    <w:basedOn w:val="Normal"/>
    <w:next w:val="Normal"/>
    <w:qFormat/>
    <w:pPr>
      <w:spacing w:before="240"/>
      <w:outlineLvl w:val="6"/>
    </w:pPr>
    <w:rPr>
      <w:rFonts w:ascii="Arial" w:hAnsi="Arial"/>
    </w:rPr>
  </w:style>
  <w:style w:type="paragraph" w:styleId="Heading8">
    <w:name w:val="heading 8"/>
    <w:basedOn w:val="Normal"/>
    <w:next w:val="Normal"/>
    <w:qFormat/>
    <w:pPr>
      <w:spacing w:before="240"/>
      <w:outlineLvl w:val="7"/>
    </w:pPr>
    <w:rPr>
      <w:rFonts w:ascii="Arial" w:hAnsi="Arial"/>
      <w:i/>
    </w:rPr>
  </w:style>
  <w:style w:type="paragraph" w:styleId="Heading9">
    <w:name w:val="heading 9"/>
    <w:basedOn w:val="Normal"/>
    <w:next w:val="Normal"/>
    <w:qFormat/>
    <w:p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aliases w:val="First"/>
    <w:basedOn w:val="Normal"/>
    <w:next w:val="Normal"/>
    <w:uiPriority w:val="39"/>
    <w:pPr>
      <w:tabs>
        <w:tab w:val="right" w:leader="dot" w:pos="9216"/>
      </w:tabs>
      <w:spacing w:before="120" w:after="120"/>
    </w:pPr>
    <w:rPr>
      <w:b/>
      <w:caps/>
    </w:rPr>
  </w:style>
  <w:style w:type="paragraph" w:styleId="TOC2">
    <w:name w:val="toc 2"/>
    <w:basedOn w:val="Normal"/>
    <w:next w:val="Normal"/>
    <w:uiPriority w:val="39"/>
    <w:pPr>
      <w:tabs>
        <w:tab w:val="right" w:leader="dot" w:pos="9216"/>
      </w:tabs>
      <w:spacing w:after="0"/>
    </w:pPr>
    <w:rPr>
      <w:smallCaps/>
    </w:rPr>
  </w:style>
  <w:style w:type="paragraph" w:styleId="TOC3">
    <w:name w:val="toc 3"/>
    <w:basedOn w:val="Normal"/>
    <w:next w:val="Normal"/>
    <w:uiPriority w:val="39"/>
    <w:pPr>
      <w:tabs>
        <w:tab w:val="right" w:leader="dot" w:pos="9216"/>
      </w:tabs>
      <w:spacing w:after="0"/>
      <w:ind w:left="200"/>
    </w:pPr>
    <w:rPr>
      <w:i/>
    </w:rPr>
  </w:style>
  <w:style w:type="paragraph" w:styleId="TOC4">
    <w:name w:val="toc 4"/>
    <w:basedOn w:val="Normal"/>
    <w:next w:val="Normal"/>
    <w:uiPriority w:val="39"/>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lang w:val="en-US" w:eastAsia="en-US"/>
    </w:rPr>
  </w:style>
  <w:style w:type="paragraph" w:customStyle="1" w:styleId="TableText">
    <w:name w:val="Table Text"/>
    <w:rPr>
      <w:rFonts w:ascii="Helvetica" w:hAnsi="Helvetica"/>
      <w:color w:val="000000"/>
      <w:sz w:val="24"/>
      <w:lang w:val="en-US" w:eastAsia="en-US"/>
    </w:rPr>
  </w:style>
  <w:style w:type="paragraph" w:customStyle="1" w:styleId="code">
    <w:name w:val="code"/>
    <w:pPr>
      <w:jc w:val="center"/>
    </w:pPr>
    <w:rPr>
      <w:rFonts w:ascii="Helvetica" w:hAnsi="Helvetica"/>
      <w:color w:val="000000"/>
      <w:sz w:val="24"/>
      <w:lang w:val="en-US" w:eastAsia="en-US"/>
    </w:rPr>
  </w:style>
  <w:style w:type="paragraph" w:customStyle="1" w:styleId="Bullet">
    <w:name w:val="Bullet"/>
    <w:pPr>
      <w:ind w:left="288"/>
    </w:pPr>
    <w:rPr>
      <w:rFonts w:ascii="TimesNewRomanPS" w:hAnsi="TimesNewRomanPS"/>
      <w:color w:val="000000"/>
      <w:sz w:val="24"/>
      <w:lang w:val="en-US" w:eastAsia="en-US"/>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pPr>
      <w:spacing w:after="0"/>
      <w:ind w:left="3600" w:hanging="623"/>
    </w:pPr>
    <w:rPr>
      <w:sz w:val="22"/>
      <w:lang w:val="en-US"/>
    </w:rPr>
  </w:style>
  <w:style w:type="paragraph" w:styleId="BodyTextIndent2">
    <w:name w:val="Body Text Indent 2"/>
    <w:basedOn w:val="Normal"/>
    <w:pPr>
      <w:spacing w:after="0"/>
      <w:ind w:left="2410" w:hanging="283"/>
    </w:pPr>
    <w:rPr>
      <w:sz w:val="22"/>
      <w:lang w:val="en-US"/>
    </w:rPr>
  </w:style>
  <w:style w:type="paragraph" w:styleId="BodyTextIndent">
    <w:name w:val="Body Text Indent"/>
    <w:basedOn w:val="Normal"/>
    <w:pPr>
      <w:ind w:left="270"/>
    </w:pPr>
  </w:style>
  <w:style w:type="paragraph" w:styleId="BalloonText">
    <w:name w:val="Balloon Text"/>
    <w:basedOn w:val="Normal"/>
    <w:semiHidden/>
    <w:rsid w:val="00347C10"/>
    <w:rPr>
      <w:rFonts w:ascii="Tahoma" w:hAnsi="Tahoma" w:cs="Tahoma"/>
      <w:sz w:val="16"/>
      <w:szCs w:val="16"/>
    </w:rPr>
  </w:style>
  <w:style w:type="paragraph" w:customStyle="1" w:styleId="RegularText">
    <w:name w:val="Regular Text"/>
    <w:rsid w:val="003E53ED"/>
    <w:pPr>
      <w:widowControl w:val="0"/>
      <w:spacing w:before="60" w:after="60"/>
      <w:jc w:val="both"/>
    </w:pPr>
    <w:rPr>
      <w:rFonts w:ascii="Helvetica" w:hAnsi="Helvetica"/>
      <w:noProof/>
      <w:sz w:val="21"/>
      <w:lang w:val="en-US" w:eastAsia="en-US"/>
    </w:rPr>
  </w:style>
  <w:style w:type="character" w:styleId="PageNumber">
    <w:name w:val="page number"/>
    <w:basedOn w:val="DefaultParagraphFont"/>
    <w:rsid w:val="00D1395C"/>
  </w:style>
  <w:style w:type="character" w:styleId="FollowedHyperlink">
    <w:name w:val="FollowedHyperlink"/>
    <w:rsid w:val="00603E29"/>
    <w:rPr>
      <w:color w:val="800080"/>
      <w:u w:val="single"/>
    </w:rPr>
  </w:style>
  <w:style w:type="paragraph" w:styleId="FootnoteText">
    <w:name w:val="footnote text"/>
    <w:basedOn w:val="Normal"/>
    <w:semiHidden/>
    <w:rsid w:val="0087473E"/>
    <w:pPr>
      <w:spacing w:after="0"/>
      <w:jc w:val="both"/>
    </w:pPr>
    <w:rPr>
      <w:lang w:val="en-US"/>
    </w:rPr>
  </w:style>
  <w:style w:type="paragraph" w:styleId="BodyText">
    <w:name w:val="Body Text"/>
    <w:basedOn w:val="Normal"/>
    <w:rsid w:val="0087473E"/>
    <w:pPr>
      <w:spacing w:after="0"/>
      <w:jc w:val="both"/>
    </w:pPr>
    <w:rPr>
      <w:sz w:val="24"/>
      <w:szCs w:val="24"/>
      <w:lang w:val="en-CA" w:eastAsia="fr-CA"/>
    </w:rPr>
  </w:style>
  <w:style w:type="character" w:styleId="Hyperlink">
    <w:name w:val="Hyperlink"/>
    <w:uiPriority w:val="99"/>
    <w:rsid w:val="0087473E"/>
    <w:rPr>
      <w:color w:val="0000FF"/>
      <w:u w:val="single"/>
    </w:rPr>
  </w:style>
  <w:style w:type="paragraph" w:styleId="BlockText">
    <w:name w:val="Block Text"/>
    <w:basedOn w:val="Normal"/>
    <w:rsid w:val="0087473E"/>
    <w:pPr>
      <w:spacing w:after="0"/>
      <w:ind w:left="1134" w:right="1134"/>
      <w:jc w:val="both"/>
    </w:pPr>
    <w:rPr>
      <w:sz w:val="24"/>
      <w:szCs w:val="24"/>
      <w:lang w:val="en-CA" w:eastAsia="fr-CA"/>
    </w:rPr>
  </w:style>
  <w:style w:type="paragraph" w:styleId="TableofFigures">
    <w:name w:val="table of figures"/>
    <w:basedOn w:val="Normal"/>
    <w:next w:val="Normal"/>
    <w:uiPriority w:val="99"/>
    <w:rsid w:val="0087473E"/>
    <w:pPr>
      <w:spacing w:after="0"/>
      <w:ind w:left="480" w:hanging="480"/>
    </w:pPr>
    <w:rPr>
      <w:sz w:val="24"/>
      <w:szCs w:val="24"/>
      <w:lang w:eastAsia="fr-CA"/>
    </w:rPr>
  </w:style>
  <w:style w:type="paragraph" w:styleId="Index1">
    <w:name w:val="index 1"/>
    <w:basedOn w:val="Normal"/>
    <w:next w:val="Normal"/>
    <w:autoRedefine/>
    <w:semiHidden/>
    <w:rsid w:val="0087473E"/>
    <w:pPr>
      <w:ind w:left="200" w:hanging="200"/>
    </w:pPr>
  </w:style>
  <w:style w:type="paragraph" w:styleId="IndexHeading">
    <w:name w:val="index heading"/>
    <w:basedOn w:val="Normal"/>
    <w:next w:val="Index1"/>
    <w:semiHidden/>
    <w:rsid w:val="0087473E"/>
    <w:pPr>
      <w:spacing w:after="0"/>
    </w:pPr>
    <w:rPr>
      <w:rFonts w:ascii="Arial" w:hAnsi="Arial"/>
      <w:b/>
      <w:lang w:val="en-US"/>
    </w:rPr>
  </w:style>
  <w:style w:type="paragraph" w:styleId="CommentText">
    <w:name w:val="annotation text"/>
    <w:basedOn w:val="Normal"/>
    <w:link w:val="CommentTextChar"/>
    <w:rsid w:val="0087473E"/>
    <w:pPr>
      <w:spacing w:after="0"/>
    </w:pPr>
    <w:rPr>
      <w:lang w:val="en-US"/>
    </w:rPr>
  </w:style>
  <w:style w:type="paragraph" w:customStyle="1" w:styleId="TableBody">
    <w:name w:val="TableBody"/>
    <w:rsid w:val="00175E33"/>
    <w:pPr>
      <w:keepLines/>
      <w:widowControl w:val="0"/>
      <w:tabs>
        <w:tab w:val="left" w:pos="720"/>
        <w:tab w:val="left" w:pos="1440"/>
        <w:tab w:val="left" w:pos="2160"/>
        <w:tab w:val="left" w:pos="2880"/>
        <w:tab w:val="left" w:pos="3600"/>
        <w:tab w:val="left" w:pos="4320"/>
        <w:tab w:val="left" w:pos="5040"/>
      </w:tabs>
      <w:overflowPunct w:val="0"/>
      <w:autoSpaceDE w:val="0"/>
      <w:autoSpaceDN w:val="0"/>
      <w:adjustRightInd w:val="0"/>
      <w:spacing w:before="60" w:after="60"/>
      <w:jc w:val="both"/>
      <w:textAlignment w:val="baseline"/>
    </w:pPr>
    <w:rPr>
      <w:rFonts w:ascii="Helvetica" w:hAnsi="Helvetica"/>
      <w:noProof/>
      <w:lang w:val="en-US" w:eastAsia="en-US"/>
    </w:rPr>
  </w:style>
  <w:style w:type="paragraph" w:customStyle="1" w:styleId="TableHeading">
    <w:name w:val="TableHeading"/>
    <w:next w:val="TableBody"/>
    <w:rsid w:val="00175E33"/>
    <w:pPr>
      <w:keepNext/>
      <w:keepLines/>
      <w:overflowPunct w:val="0"/>
      <w:autoSpaceDE w:val="0"/>
      <w:autoSpaceDN w:val="0"/>
      <w:adjustRightInd w:val="0"/>
      <w:spacing w:before="60" w:after="60" w:line="240" w:lineRule="atLeast"/>
      <w:textAlignment w:val="baseline"/>
    </w:pPr>
    <w:rPr>
      <w:rFonts w:ascii="Helvetica" w:hAnsi="Helvetica"/>
      <w:b/>
      <w:sz w:val="21"/>
      <w:lang w:val="en-US" w:eastAsia="en-US"/>
    </w:rPr>
  </w:style>
  <w:style w:type="paragraph" w:styleId="Caption">
    <w:name w:val="caption"/>
    <w:basedOn w:val="Normal"/>
    <w:next w:val="Normal"/>
    <w:qFormat/>
    <w:rsid w:val="00BE5E13"/>
    <w:rPr>
      <w:b/>
      <w:bCs/>
    </w:rPr>
  </w:style>
  <w:style w:type="character" w:styleId="Strong">
    <w:name w:val="Strong"/>
    <w:qFormat/>
    <w:rsid w:val="00EC4301"/>
    <w:rPr>
      <w:b/>
      <w:bCs/>
    </w:rPr>
  </w:style>
  <w:style w:type="character" w:styleId="FootnoteReference">
    <w:name w:val="footnote reference"/>
    <w:semiHidden/>
    <w:rsid w:val="00275C4F"/>
    <w:rPr>
      <w:vertAlign w:val="superscript"/>
    </w:rPr>
  </w:style>
  <w:style w:type="table" w:styleId="TableGrid">
    <w:name w:val="Table Grid"/>
    <w:basedOn w:val="TableNormal"/>
    <w:rsid w:val="00B65A40"/>
    <w:pPr>
      <w:spacing w:after="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rsid w:val="004D6AED"/>
    <w:rPr>
      <w:sz w:val="16"/>
      <w:szCs w:val="16"/>
    </w:rPr>
  </w:style>
  <w:style w:type="character" w:styleId="PlaceholderText">
    <w:name w:val="Placeholder Text"/>
    <w:basedOn w:val="DefaultParagraphFont"/>
    <w:uiPriority w:val="99"/>
    <w:semiHidden/>
    <w:rsid w:val="000354BD"/>
    <w:rPr>
      <w:color w:val="808080"/>
    </w:rPr>
  </w:style>
  <w:style w:type="paragraph" w:styleId="ListParagraph">
    <w:name w:val="List Paragraph"/>
    <w:basedOn w:val="Normal"/>
    <w:uiPriority w:val="34"/>
    <w:qFormat/>
    <w:rsid w:val="0041566F"/>
    <w:pPr>
      <w:ind w:left="720"/>
      <w:contextualSpacing/>
    </w:pPr>
  </w:style>
  <w:style w:type="paragraph" w:customStyle="1" w:styleId="FeatureHeading">
    <w:name w:val="Feature Heading"/>
    <w:basedOn w:val="Normal"/>
    <w:next w:val="Normal"/>
    <w:rsid w:val="00C71975"/>
    <w:pPr>
      <w:numPr>
        <w:numId w:val="56"/>
      </w:numPr>
      <w:tabs>
        <w:tab w:val="clear" w:pos="360"/>
        <w:tab w:val="num" w:pos="1800"/>
      </w:tabs>
      <w:spacing w:after="0"/>
      <w:ind w:left="1800"/>
    </w:pPr>
    <w:rPr>
      <w:sz w:val="22"/>
      <w:lang w:val="en-US"/>
    </w:rPr>
  </w:style>
  <w:style w:type="character" w:customStyle="1" w:styleId="CommentTextChar">
    <w:name w:val="Comment Text Char"/>
    <w:basedOn w:val="DefaultParagraphFont"/>
    <w:link w:val="CommentText"/>
    <w:rsid w:val="00985DBA"/>
    <w:rPr>
      <w:lang w:val="en-US" w:eastAsia="en-US"/>
    </w:rPr>
  </w:style>
  <w:style w:type="paragraph" w:styleId="NormalWeb">
    <w:name w:val="Normal (Web)"/>
    <w:basedOn w:val="Normal"/>
    <w:uiPriority w:val="99"/>
    <w:unhideWhenUsed/>
    <w:rsid w:val="00B65333"/>
    <w:pPr>
      <w:spacing w:before="100" w:beforeAutospacing="1" w:after="100" w:afterAutospacing="1"/>
    </w:pPr>
    <w:rPr>
      <w:rFonts w:eastAsiaTheme="minorEastAsia"/>
      <w:sz w:val="24"/>
      <w:szCs w:val="24"/>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dmtf.org/sites/default/files/standards/documents/DSP0222_1.0.1.pdf"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ntel.com/design/chipsets/industry/2512890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jlarocqu\LOCALS~1\Temp\GAB104%20%20-%20Gabarit%20de%20Specification-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275F6-A9CD-4637-80BE-90D8D73BB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GAB104  - Gabarit de Specification-2.dot</Template>
  <TotalTime>3</TotalTime>
  <Pages>10</Pages>
  <Words>1668</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Profinet in FPGA implementation</vt:lpstr>
    </vt:vector>
  </TitlesOfParts>
  <Company>Microsoft</Company>
  <LinksUpToDate>false</LinksUpToDate>
  <CharactersWithSpaces>10825</CharactersWithSpaces>
  <SharedDoc>false</SharedDoc>
  <HLinks>
    <vt:vector size="132" baseType="variant">
      <vt:variant>
        <vt:i4>4128802</vt:i4>
      </vt:variant>
      <vt:variant>
        <vt:i4>180</vt:i4>
      </vt:variant>
      <vt:variant>
        <vt:i4>0</vt:i4>
      </vt:variant>
      <vt:variant>
        <vt:i4>5</vt:i4>
      </vt:variant>
      <vt:variant>
        <vt:lpwstr>http://www.intel.com/design/chipsets/industry/25128901.pdf</vt:lpwstr>
      </vt:variant>
      <vt:variant>
        <vt:lpwstr/>
      </vt:variant>
      <vt:variant>
        <vt:i4>1441855</vt:i4>
      </vt:variant>
      <vt:variant>
        <vt:i4>125</vt:i4>
      </vt:variant>
      <vt:variant>
        <vt:i4>0</vt:i4>
      </vt:variant>
      <vt:variant>
        <vt:i4>5</vt:i4>
      </vt:variant>
      <vt:variant>
        <vt:lpwstr/>
      </vt:variant>
      <vt:variant>
        <vt:lpwstr>_Toc348512522</vt:lpwstr>
      </vt:variant>
      <vt:variant>
        <vt:i4>1441855</vt:i4>
      </vt:variant>
      <vt:variant>
        <vt:i4>119</vt:i4>
      </vt:variant>
      <vt:variant>
        <vt:i4>0</vt:i4>
      </vt:variant>
      <vt:variant>
        <vt:i4>5</vt:i4>
      </vt:variant>
      <vt:variant>
        <vt:lpwstr/>
      </vt:variant>
      <vt:variant>
        <vt:lpwstr>_Toc348512521</vt:lpwstr>
      </vt:variant>
      <vt:variant>
        <vt:i4>1310824</vt:i4>
      </vt:variant>
      <vt:variant>
        <vt:i4>113</vt:i4>
      </vt:variant>
      <vt:variant>
        <vt:i4>0</vt:i4>
      </vt:variant>
      <vt:variant>
        <vt:i4>5</vt:i4>
      </vt:variant>
      <vt:variant>
        <vt:lpwstr>../Downloads/LPC-uart-and-io-fpga-spec(627-arhw-003-0.01) (1).doc</vt:lpwstr>
      </vt:variant>
      <vt:variant>
        <vt:lpwstr>_Toc348512520</vt:lpwstr>
      </vt:variant>
      <vt:variant>
        <vt:i4>1376319</vt:i4>
      </vt:variant>
      <vt:variant>
        <vt:i4>107</vt:i4>
      </vt:variant>
      <vt:variant>
        <vt:i4>0</vt:i4>
      </vt:variant>
      <vt:variant>
        <vt:i4>5</vt:i4>
      </vt:variant>
      <vt:variant>
        <vt:lpwstr/>
      </vt:variant>
      <vt:variant>
        <vt:lpwstr>_Toc348512519</vt:lpwstr>
      </vt:variant>
      <vt:variant>
        <vt:i4>1376319</vt:i4>
      </vt:variant>
      <vt:variant>
        <vt:i4>98</vt:i4>
      </vt:variant>
      <vt:variant>
        <vt:i4>0</vt:i4>
      </vt:variant>
      <vt:variant>
        <vt:i4>5</vt:i4>
      </vt:variant>
      <vt:variant>
        <vt:lpwstr/>
      </vt:variant>
      <vt:variant>
        <vt:lpwstr>_Toc348512518</vt:lpwstr>
      </vt:variant>
      <vt:variant>
        <vt:i4>1376319</vt:i4>
      </vt:variant>
      <vt:variant>
        <vt:i4>92</vt:i4>
      </vt:variant>
      <vt:variant>
        <vt:i4>0</vt:i4>
      </vt:variant>
      <vt:variant>
        <vt:i4>5</vt:i4>
      </vt:variant>
      <vt:variant>
        <vt:lpwstr/>
      </vt:variant>
      <vt:variant>
        <vt:lpwstr>_Toc348512515</vt:lpwstr>
      </vt:variant>
      <vt:variant>
        <vt:i4>1376319</vt:i4>
      </vt:variant>
      <vt:variant>
        <vt:i4>86</vt:i4>
      </vt:variant>
      <vt:variant>
        <vt:i4>0</vt:i4>
      </vt:variant>
      <vt:variant>
        <vt:i4>5</vt:i4>
      </vt:variant>
      <vt:variant>
        <vt:lpwstr/>
      </vt:variant>
      <vt:variant>
        <vt:lpwstr>_Toc348512514</vt:lpwstr>
      </vt:variant>
      <vt:variant>
        <vt:i4>1376319</vt:i4>
      </vt:variant>
      <vt:variant>
        <vt:i4>80</vt:i4>
      </vt:variant>
      <vt:variant>
        <vt:i4>0</vt:i4>
      </vt:variant>
      <vt:variant>
        <vt:i4>5</vt:i4>
      </vt:variant>
      <vt:variant>
        <vt:lpwstr/>
      </vt:variant>
      <vt:variant>
        <vt:lpwstr>_Toc348512513</vt:lpwstr>
      </vt:variant>
      <vt:variant>
        <vt:i4>1376319</vt:i4>
      </vt:variant>
      <vt:variant>
        <vt:i4>74</vt:i4>
      </vt:variant>
      <vt:variant>
        <vt:i4>0</vt:i4>
      </vt:variant>
      <vt:variant>
        <vt:i4>5</vt:i4>
      </vt:variant>
      <vt:variant>
        <vt:lpwstr/>
      </vt:variant>
      <vt:variant>
        <vt:lpwstr>_Toc348512512</vt:lpwstr>
      </vt:variant>
      <vt:variant>
        <vt:i4>1376319</vt:i4>
      </vt:variant>
      <vt:variant>
        <vt:i4>68</vt:i4>
      </vt:variant>
      <vt:variant>
        <vt:i4>0</vt:i4>
      </vt:variant>
      <vt:variant>
        <vt:i4>5</vt:i4>
      </vt:variant>
      <vt:variant>
        <vt:lpwstr/>
      </vt:variant>
      <vt:variant>
        <vt:lpwstr>_Toc348512511</vt:lpwstr>
      </vt:variant>
      <vt:variant>
        <vt:i4>1376319</vt:i4>
      </vt:variant>
      <vt:variant>
        <vt:i4>62</vt:i4>
      </vt:variant>
      <vt:variant>
        <vt:i4>0</vt:i4>
      </vt:variant>
      <vt:variant>
        <vt:i4>5</vt:i4>
      </vt:variant>
      <vt:variant>
        <vt:lpwstr/>
      </vt:variant>
      <vt:variant>
        <vt:lpwstr>_Toc348512510</vt:lpwstr>
      </vt:variant>
      <vt:variant>
        <vt:i4>1310783</vt:i4>
      </vt:variant>
      <vt:variant>
        <vt:i4>56</vt:i4>
      </vt:variant>
      <vt:variant>
        <vt:i4>0</vt:i4>
      </vt:variant>
      <vt:variant>
        <vt:i4>5</vt:i4>
      </vt:variant>
      <vt:variant>
        <vt:lpwstr/>
      </vt:variant>
      <vt:variant>
        <vt:lpwstr>_Toc348512509</vt:lpwstr>
      </vt:variant>
      <vt:variant>
        <vt:i4>1310783</vt:i4>
      </vt:variant>
      <vt:variant>
        <vt:i4>50</vt:i4>
      </vt:variant>
      <vt:variant>
        <vt:i4>0</vt:i4>
      </vt:variant>
      <vt:variant>
        <vt:i4>5</vt:i4>
      </vt:variant>
      <vt:variant>
        <vt:lpwstr/>
      </vt:variant>
      <vt:variant>
        <vt:lpwstr>_Toc348512508</vt:lpwstr>
      </vt:variant>
      <vt:variant>
        <vt:i4>1310783</vt:i4>
      </vt:variant>
      <vt:variant>
        <vt:i4>44</vt:i4>
      </vt:variant>
      <vt:variant>
        <vt:i4>0</vt:i4>
      </vt:variant>
      <vt:variant>
        <vt:i4>5</vt:i4>
      </vt:variant>
      <vt:variant>
        <vt:lpwstr/>
      </vt:variant>
      <vt:variant>
        <vt:lpwstr>_Toc348512507</vt:lpwstr>
      </vt:variant>
      <vt:variant>
        <vt:i4>1310783</vt:i4>
      </vt:variant>
      <vt:variant>
        <vt:i4>38</vt:i4>
      </vt:variant>
      <vt:variant>
        <vt:i4>0</vt:i4>
      </vt:variant>
      <vt:variant>
        <vt:i4>5</vt:i4>
      </vt:variant>
      <vt:variant>
        <vt:lpwstr/>
      </vt:variant>
      <vt:variant>
        <vt:lpwstr>_Toc348512506</vt:lpwstr>
      </vt:variant>
      <vt:variant>
        <vt:i4>1310783</vt:i4>
      </vt:variant>
      <vt:variant>
        <vt:i4>32</vt:i4>
      </vt:variant>
      <vt:variant>
        <vt:i4>0</vt:i4>
      </vt:variant>
      <vt:variant>
        <vt:i4>5</vt:i4>
      </vt:variant>
      <vt:variant>
        <vt:lpwstr/>
      </vt:variant>
      <vt:variant>
        <vt:lpwstr>_Toc348512505</vt:lpwstr>
      </vt:variant>
      <vt:variant>
        <vt:i4>1310783</vt:i4>
      </vt:variant>
      <vt:variant>
        <vt:i4>26</vt:i4>
      </vt:variant>
      <vt:variant>
        <vt:i4>0</vt:i4>
      </vt:variant>
      <vt:variant>
        <vt:i4>5</vt:i4>
      </vt:variant>
      <vt:variant>
        <vt:lpwstr/>
      </vt:variant>
      <vt:variant>
        <vt:lpwstr>_Toc348512504</vt:lpwstr>
      </vt:variant>
      <vt:variant>
        <vt:i4>1310783</vt:i4>
      </vt:variant>
      <vt:variant>
        <vt:i4>20</vt:i4>
      </vt:variant>
      <vt:variant>
        <vt:i4>0</vt:i4>
      </vt:variant>
      <vt:variant>
        <vt:i4>5</vt:i4>
      </vt:variant>
      <vt:variant>
        <vt:lpwstr/>
      </vt:variant>
      <vt:variant>
        <vt:lpwstr>_Toc348512503</vt:lpwstr>
      </vt:variant>
      <vt:variant>
        <vt:i4>1310783</vt:i4>
      </vt:variant>
      <vt:variant>
        <vt:i4>14</vt:i4>
      </vt:variant>
      <vt:variant>
        <vt:i4>0</vt:i4>
      </vt:variant>
      <vt:variant>
        <vt:i4>5</vt:i4>
      </vt:variant>
      <vt:variant>
        <vt:lpwstr/>
      </vt:variant>
      <vt:variant>
        <vt:lpwstr>_Toc348512502</vt:lpwstr>
      </vt:variant>
      <vt:variant>
        <vt:i4>1310783</vt:i4>
      </vt:variant>
      <vt:variant>
        <vt:i4>8</vt:i4>
      </vt:variant>
      <vt:variant>
        <vt:i4>0</vt:i4>
      </vt:variant>
      <vt:variant>
        <vt:i4>5</vt:i4>
      </vt:variant>
      <vt:variant>
        <vt:lpwstr/>
      </vt:variant>
      <vt:variant>
        <vt:lpwstr>_Toc348512501</vt:lpwstr>
      </vt:variant>
      <vt:variant>
        <vt:i4>1310783</vt:i4>
      </vt:variant>
      <vt:variant>
        <vt:i4>2</vt:i4>
      </vt:variant>
      <vt:variant>
        <vt:i4>0</vt:i4>
      </vt:variant>
      <vt:variant>
        <vt:i4>5</vt:i4>
      </vt:variant>
      <vt:variant>
        <vt:lpwstr/>
      </vt:variant>
      <vt:variant>
        <vt:lpwstr>_Toc348512500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in FPGA implementation</dc:title>
  <dc:creator>Jean-Francois Larin</dc:creator>
  <cp:lastModifiedBy>Jean-Francois Larin</cp:lastModifiedBy>
  <cp:revision>3</cp:revision>
  <cp:lastPrinted>2013-07-04T13:18:00Z</cp:lastPrinted>
  <dcterms:created xsi:type="dcterms:W3CDTF">2014-04-04T17:09:00Z</dcterms:created>
  <dcterms:modified xsi:type="dcterms:W3CDTF">2014-04-04T17:12:00Z</dcterms:modified>
</cp:coreProperties>
</file>